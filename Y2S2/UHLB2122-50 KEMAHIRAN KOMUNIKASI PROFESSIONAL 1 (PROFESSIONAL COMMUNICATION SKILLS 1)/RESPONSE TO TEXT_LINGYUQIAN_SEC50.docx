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RESPONSE TO TEXT (20%)</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spacing w:line="276" w:lineRule="auto"/>
        <w:rPr>
          <w:b w:val="1"/>
          <w:color w:val="0000cc"/>
        </w:rPr>
      </w:pPr>
      <w:r w:rsidDel="00000000" w:rsidR="00000000" w:rsidRPr="00000000">
        <w:rPr>
          <w:b w:val="1"/>
          <w:color w:val="0000cc"/>
          <w:rtl w:val="0"/>
        </w:rPr>
        <w:t xml:space="preserve">NAME:</w:t>
        <w:tab/>
        <w:t xml:space="preserve">LING YU QIAN</w:t>
        <w:tab/>
        <w:t xml:space="preserve">A23CS0301   GROUP NAME:ALEXA        SECTION:50     Lecturer: DR </w:t>
      </w:r>
      <w:hyperlink r:id="rId9">
        <w:r w:rsidDel="00000000" w:rsidR="00000000" w:rsidRPr="00000000">
          <w:rPr>
            <w:b w:val="1"/>
            <w:color w:val="0000ff"/>
            <w:u w:val="none"/>
            <w:rtl w:val="0"/>
          </w:rPr>
          <w:t xml:space="preserve">RUZAINI </w:t>
        </w:r>
      </w:hyperlink>
      <w:r w:rsidDel="00000000" w:rsidR="00000000" w:rsidRPr="00000000">
        <w:rPr>
          <w:b w:val="1"/>
          <w:color w:val="0000cc"/>
          <w:rtl w:val="0"/>
        </w:rPr>
        <w:t xml:space="preserve">     Date of submission:2/6/2025</w:t>
      </w:r>
    </w:p>
    <w:p w:rsidR="00000000" w:rsidDel="00000000" w:rsidP="00000000" w:rsidRDefault="00000000" w:rsidRPr="00000000" w14:paraId="00000004">
      <w:pPr>
        <w:spacing w:line="276" w:lineRule="auto"/>
        <w:rPr>
          <w:b w:val="1"/>
          <w:color w:val="0000cc"/>
        </w:rPr>
      </w:pPr>
      <w:r w:rsidDel="00000000" w:rsidR="00000000" w:rsidRPr="00000000">
        <w:rPr>
          <w:b w:val="1"/>
          <w:color w:val="0000cc"/>
          <w:rtl w:val="0"/>
        </w:rPr>
        <w:t xml:space="preserve">Group member:</w:t>
      </w:r>
    </w:p>
    <w:p w:rsidR="00000000" w:rsidDel="00000000" w:rsidP="00000000" w:rsidRDefault="00000000" w:rsidRPr="00000000" w14:paraId="00000005">
      <w:pPr>
        <w:spacing w:line="276" w:lineRule="auto"/>
        <w:rPr>
          <w:b w:val="1"/>
          <w:color w:val="0000cc"/>
        </w:rPr>
      </w:pPr>
      <w:r w:rsidDel="00000000" w:rsidR="00000000" w:rsidRPr="00000000">
        <w:rPr>
          <w:b w:val="1"/>
          <w:color w:val="0000cc"/>
          <w:rtl w:val="0"/>
        </w:rPr>
        <w:t xml:space="preserve">1. Arinah Filzah binti Rosli</w:t>
      </w:r>
    </w:p>
    <w:p w:rsidR="00000000" w:rsidDel="00000000" w:rsidP="00000000" w:rsidRDefault="00000000" w:rsidRPr="00000000" w14:paraId="00000006">
      <w:pPr>
        <w:spacing w:line="276" w:lineRule="auto"/>
        <w:rPr>
          <w:b w:val="1"/>
          <w:color w:val="0000cc"/>
        </w:rPr>
      </w:pPr>
      <w:r w:rsidDel="00000000" w:rsidR="00000000" w:rsidRPr="00000000">
        <w:rPr>
          <w:b w:val="1"/>
          <w:color w:val="0000cc"/>
          <w:rtl w:val="0"/>
        </w:rPr>
        <w:t xml:space="preserve">2. Natasha Maisarah binti Zaki</w:t>
      </w:r>
    </w:p>
    <w:p w:rsidR="00000000" w:rsidDel="00000000" w:rsidP="00000000" w:rsidRDefault="00000000" w:rsidRPr="00000000" w14:paraId="00000007">
      <w:pPr>
        <w:spacing w:line="276" w:lineRule="auto"/>
        <w:rPr>
          <w:b w:val="1"/>
          <w:color w:val="0000cc"/>
        </w:rPr>
      </w:pPr>
      <w:r w:rsidDel="00000000" w:rsidR="00000000" w:rsidRPr="00000000">
        <w:rPr>
          <w:b w:val="1"/>
          <w:color w:val="0000cc"/>
          <w:rtl w:val="0"/>
        </w:rPr>
        <w:t xml:space="preserve">3. Ling Yu Qian</w:t>
      </w:r>
    </w:p>
    <w:p w:rsidR="00000000" w:rsidDel="00000000" w:rsidP="00000000" w:rsidRDefault="00000000" w:rsidRPr="00000000" w14:paraId="00000008">
      <w:pPr>
        <w:spacing w:line="276" w:lineRule="auto"/>
        <w:rPr>
          <w:b w:val="1"/>
          <w:color w:val="0000cc"/>
        </w:rPr>
      </w:pPr>
      <w:r w:rsidDel="00000000" w:rsidR="00000000" w:rsidRPr="00000000">
        <w:rPr>
          <w:b w:val="1"/>
          <w:color w:val="0000cc"/>
          <w:rtl w:val="0"/>
        </w:rPr>
        <w:t xml:space="preserve">4. Abdalla Ali Abdalla Ali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INSTRUCTIONS: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Read and extract main ideas from published articles to support your cause &amp; solution.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Complete the table below with at least three (3) supporting evidence for your cause and  (3) supporting evidence for your solution.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Paraphrase / Summarize the main ideas (Keep the same meaning as the original)</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Synthesize the points in your own words (Must be written in your own words. Marks will be deducted for copy paste)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Cite all borrowed ideas using the correct APA citation formatting (Author, Year).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Include a reference list  using the correct APA reference formatting at the end of the table.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14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23"/>
        <w:gridCol w:w="4723"/>
        <w:gridCol w:w="4724"/>
        <w:tblGridChange w:id="0">
          <w:tblGrid>
            <w:gridCol w:w="4723"/>
            <w:gridCol w:w="4723"/>
            <w:gridCol w:w="4724"/>
          </w:tblGrid>
        </w:tblGridChange>
      </w:tblGrid>
      <w:tr>
        <w:trPr>
          <w:cantSplit w:val="0"/>
          <w:trHeight w:val="300" w:hRule="atLeast"/>
          <w:tblHeader w:val="0"/>
        </w:trPr>
        <w:tc>
          <w:tcPr>
            <w:gridSpan w:val="3"/>
          </w:tcPr>
          <w:p w:rsidR="00000000" w:rsidDel="00000000" w:rsidP="00000000" w:rsidRDefault="00000000" w:rsidRPr="00000000" w14:paraId="00000012">
            <w:pPr>
              <w:rPr>
                <w:b w:val="1"/>
              </w:rPr>
            </w:pPr>
            <w:r w:rsidDel="00000000" w:rsidR="00000000" w:rsidRPr="00000000">
              <w:rPr>
                <w:b w:val="1"/>
                <w:color w:val="0000cc"/>
                <w:rtl w:val="0"/>
              </w:rPr>
              <w:t xml:space="preserve">TOPIC: CAUSES AND SOLUTIONS TO GADGET ADDICTION AMONG CHILDREN</w:t>
            </w:r>
            <w:r w:rsidDel="00000000" w:rsidR="00000000" w:rsidRPr="00000000">
              <w:rPr>
                <w:rtl w:val="0"/>
              </w:rPr>
            </w:r>
          </w:p>
        </w:tc>
      </w:tr>
      <w:tr>
        <w:trPr>
          <w:cantSplit w:val="0"/>
          <w:trHeight w:val="747" w:hRule="atLeast"/>
          <w:tblHeader w:val="0"/>
        </w:trPr>
        <w:tc>
          <w:tcPr>
            <w:gridSpan w:val="3"/>
          </w:tcPr>
          <w:p w:rsidR="00000000" w:rsidDel="00000000" w:rsidP="00000000" w:rsidRDefault="00000000" w:rsidRPr="00000000" w14:paraId="00000015">
            <w:pPr>
              <w:rPr>
                <w:b w:val="1"/>
                <w:color w:val="0000cc"/>
              </w:rPr>
            </w:pPr>
            <w:r w:rsidDel="00000000" w:rsidR="00000000" w:rsidRPr="00000000">
              <w:rPr>
                <w:b w:val="1"/>
                <w:color w:val="0000cc"/>
                <w:rtl w:val="0"/>
              </w:rPr>
              <w:t xml:space="preserve">PROBLEM STATEMENT:</w:t>
            </w:r>
            <w:r w:rsidDel="00000000" w:rsidR="00000000" w:rsidRPr="00000000">
              <w:rPr>
                <w:rtl w:val="0"/>
              </w:rPr>
              <w:t xml:space="preserve"> </w:t>
            </w:r>
            <w:r w:rsidDel="00000000" w:rsidR="00000000" w:rsidRPr="00000000">
              <w:rPr>
                <w:b w:val="1"/>
                <w:color w:val="0000cc"/>
                <w:rtl w:val="0"/>
              </w:rPr>
              <w:t xml:space="preserve">Gadget addiction among children is mainly due to lack of parental supervision, emotional neglect from parents, inadequate exposure to outdoor play, and children imitating their parents' behaviors, which can be solved by promoting active parental involvement, improving family bonding, encouraging traditional games, and parents acting like role models by minimizing their </w:t>
            </w:r>
            <w:sdt>
              <w:sdtPr>
                <w:id w:val="-1756054474"/>
                <w:tag w:val="goog_rdk_0"/>
              </w:sdtPr>
              <w:sdtContent>
                <w:del w:author="RUZAINI BINTI IBRAHIM AB" w:id="0" w:date="2025-07-02T08:28:27Z">
                  <w:r w:rsidDel="00000000" w:rsidR="00000000" w:rsidRPr="00000000">
                    <w:rPr>
                      <w:b w:val="1"/>
                      <w:color w:val="0000cc"/>
                      <w:rtl w:val="0"/>
                    </w:rPr>
                    <w:delText xml:space="preserve">own </w:delText>
                  </w:r>
                </w:del>
              </w:sdtContent>
            </w:sdt>
            <w:r w:rsidDel="00000000" w:rsidR="00000000" w:rsidRPr="00000000">
              <w:rPr>
                <w:b w:val="1"/>
                <w:color w:val="0000cc"/>
                <w:rtl w:val="0"/>
              </w:rPr>
              <w:t xml:space="preserve">gadget use.</w:t>
            </w:r>
          </w:p>
        </w:tc>
      </w:tr>
      <w:tr>
        <w:trPr>
          <w:cantSplit w:val="0"/>
          <w:trHeight w:val="300" w:hRule="atLeast"/>
          <w:tblHeader w:val="0"/>
        </w:trPr>
        <w:tc>
          <w:tcPr>
            <w:gridSpan w:val="3"/>
          </w:tcPr>
          <w:p w:rsidR="00000000" w:rsidDel="00000000" w:rsidP="00000000" w:rsidRDefault="00000000" w:rsidRPr="00000000" w14:paraId="00000018">
            <w:pPr>
              <w:rPr>
                <w:b w:val="1"/>
              </w:rPr>
            </w:pPr>
            <w:r w:rsidDel="00000000" w:rsidR="00000000" w:rsidRPr="00000000">
              <w:rPr>
                <w:b w:val="1"/>
                <w:rtl w:val="0"/>
              </w:rPr>
              <w:t xml:space="preserve">CAUSE : </w:t>
            </w:r>
            <w:sdt>
              <w:sdtPr>
                <w:id w:val="-1601143103"/>
                <w:tag w:val="goog_rdk_1"/>
              </w:sdtPr>
              <w:sdtContent>
                <w:del w:author="RUZAINI BINTI IBRAHIM AB" w:id="1" w:date="2025-07-02T08:28:39Z">
                  <w:r w:rsidDel="00000000" w:rsidR="00000000" w:rsidRPr="00000000">
                    <w:rPr>
                      <w:b w:val="1"/>
                      <w:color w:val="0000cc"/>
                      <w:rtl w:val="0"/>
                    </w:rPr>
                    <w:delText xml:space="preserve">The primary cause of gadget addiction among children is </w:delText>
                  </w:r>
                </w:del>
              </w:sdtContent>
            </w:sdt>
            <w:r w:rsidDel="00000000" w:rsidR="00000000" w:rsidRPr="00000000">
              <w:rPr>
                <w:b w:val="1"/>
                <w:color w:val="0000cc"/>
                <w:rtl w:val="0"/>
              </w:rPr>
              <w:t xml:space="preserve">inadequate parental supervision, coupled with poor parental role modeling and emotional neglect.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1B">
            <w:pPr>
              <w:jc w:val="center"/>
              <w:rPr>
                <w:b w:val="1"/>
              </w:rPr>
            </w:pPr>
            <w:r w:rsidDel="00000000" w:rsidR="00000000" w:rsidRPr="00000000">
              <w:rPr>
                <w:b w:val="1"/>
                <w:rtl w:val="0"/>
              </w:rPr>
              <w:t xml:space="preserve">MAIN IDEAS FROM THE TEXT </w:t>
            </w:r>
          </w:p>
          <w:p w:rsidR="00000000" w:rsidDel="00000000" w:rsidP="00000000" w:rsidRDefault="00000000" w:rsidRPr="00000000" w14:paraId="0000001C">
            <w:pPr>
              <w:jc w:val="center"/>
              <w:rPr>
                <w:b w:val="1"/>
              </w:rPr>
            </w:pPr>
            <w:r w:rsidDel="00000000" w:rsidR="00000000" w:rsidRPr="00000000">
              <w:rPr>
                <w:b w:val="1"/>
                <w:rtl w:val="0"/>
              </w:rPr>
              <w:t xml:space="preserve">(Original 1-2 sentence: Supporting Evidence)</w:t>
            </w:r>
          </w:p>
        </w:tc>
        <w:tc>
          <w:tcPr/>
          <w:p w:rsidR="00000000" w:rsidDel="00000000" w:rsidP="00000000" w:rsidRDefault="00000000" w:rsidRPr="00000000" w14:paraId="0000001D">
            <w:pPr>
              <w:jc w:val="center"/>
              <w:rPr>
                <w:b w:val="1"/>
              </w:rPr>
            </w:pPr>
            <w:r w:rsidDel="00000000" w:rsidR="00000000" w:rsidRPr="00000000">
              <w:rPr>
                <w:b w:val="1"/>
                <w:rtl w:val="0"/>
              </w:rPr>
              <w:t xml:space="preserve">SUMMARISE/PARAPHRASE</w:t>
            </w:r>
          </w:p>
          <w:p w:rsidR="00000000" w:rsidDel="00000000" w:rsidP="00000000" w:rsidRDefault="00000000" w:rsidRPr="00000000" w14:paraId="0000001E">
            <w:pPr>
              <w:jc w:val="center"/>
              <w:rPr>
                <w:b w:val="1"/>
              </w:rPr>
            </w:pPr>
            <w:r w:rsidDel="00000000" w:rsidR="00000000" w:rsidRPr="00000000">
              <w:rPr>
                <w:b w:val="1"/>
                <w:rtl w:val="0"/>
              </w:rPr>
              <w:t xml:space="preserve">(Change both words &amp; structure)</w:t>
            </w:r>
          </w:p>
        </w:tc>
        <w:tc>
          <w:tcPr/>
          <w:p w:rsidR="00000000" w:rsidDel="00000000" w:rsidP="00000000" w:rsidRDefault="00000000" w:rsidRPr="00000000" w14:paraId="0000001F">
            <w:pPr>
              <w:jc w:val="center"/>
              <w:rPr>
                <w:b w:val="1"/>
              </w:rPr>
            </w:pPr>
            <w:r w:rsidDel="00000000" w:rsidR="00000000" w:rsidRPr="00000000">
              <w:rPr>
                <w:b w:val="1"/>
                <w:rtl w:val="0"/>
              </w:rPr>
              <w:t xml:space="preserve">SYNTHESIS</w:t>
            </w:r>
          </w:p>
          <w:p w:rsidR="00000000" w:rsidDel="00000000" w:rsidP="00000000" w:rsidRDefault="00000000" w:rsidRPr="00000000" w14:paraId="00000020">
            <w:pPr>
              <w:rPr>
                <w:b w:val="1"/>
              </w:rPr>
            </w:pPr>
            <w:r w:rsidDel="00000000" w:rsidR="00000000" w:rsidRPr="00000000">
              <w:rPr>
                <w:b w:val="1"/>
                <w:rtl w:val="0"/>
              </w:rPr>
              <w:t xml:space="preserve">(Main Idea 1 + Main Idea 2 + Your Own Idea)</w:t>
            </w:r>
          </w:p>
          <w:p w:rsidR="00000000" w:rsidDel="00000000" w:rsidP="00000000" w:rsidRDefault="00000000" w:rsidRPr="00000000" w14:paraId="00000021">
            <w:pPr>
              <w:jc w:val="center"/>
              <w:rPr>
                <w:b w:val="1"/>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22">
            <w:pPr>
              <w:spacing w:line="360" w:lineRule="auto"/>
              <w:rPr>
                <w:rFonts w:ascii="Calibri" w:cs="Calibri" w:eastAsia="Calibri" w:hAnsi="Calibri"/>
              </w:rPr>
            </w:pPr>
            <w:r w:rsidDel="00000000" w:rsidR="00000000" w:rsidRPr="00000000">
              <w:rPr>
                <w:rFonts w:ascii="Calibri" w:cs="Calibri" w:eastAsia="Calibri" w:hAnsi="Calibri"/>
                <w:rtl w:val="0"/>
              </w:rPr>
              <w:t xml:space="preserve">1) Parents also tend not to limit the use of gadgets and leave their children alone.</w:t>
            </w:r>
          </w:p>
        </w:tc>
        <w:tc>
          <w:tcPr/>
          <w:p w:rsidR="00000000" w:rsidDel="00000000" w:rsidP="00000000" w:rsidRDefault="00000000" w:rsidRPr="00000000" w14:paraId="00000023">
            <w:pPr>
              <w:spacing w:line="360" w:lineRule="auto"/>
              <w:rPr>
                <w:rFonts w:ascii="Calibri" w:cs="Calibri" w:eastAsia="Calibri" w:hAnsi="Calibri"/>
              </w:rPr>
            </w:pPr>
            <w:r w:rsidDel="00000000" w:rsidR="00000000" w:rsidRPr="00000000">
              <w:rPr>
                <w:rFonts w:ascii="Calibri" w:cs="Calibri" w:eastAsia="Calibri" w:hAnsi="Calibri"/>
                <w:rtl w:val="0"/>
              </w:rPr>
              <w:t xml:space="preserve">1) </w:t>
            </w:r>
            <w:sdt>
              <w:sdtPr>
                <w:id w:val="2053368942"/>
                <w:tag w:val="goog_rdk_2"/>
              </w:sdtPr>
              <w:sdtContent>
                <w:ins w:author="RUZAINI BINTI IBRAHIM AB" w:id="2" w:date="2025-07-02T08:29:28Z"/>
                <w:sdt>
                  <w:sdtPr>
                    <w:id w:val="-962318975"/>
                    <w:tag w:val="goog_rdk_3"/>
                  </w:sdtPr>
                  <w:sdtContent>
                    <w:ins w:author="RUZAINI BINTI IBRAHIM AB" w:id="2" w:date="2025-07-02T08:29:28Z">
                      <w:r w:rsidDel="00000000" w:rsidR="00000000" w:rsidRPr="00000000">
                        <w:rPr>
                          <w:rtl w:val="0"/>
                          <w:rPrChange w:author="RUZAINI BINTI IBRAHIM AB" w:id="3" w:date="2025-07-02T08:29:28Z">
                            <w:rPr>
                              <w:rFonts w:ascii="Calibri" w:cs="Calibri" w:eastAsia="Calibri" w:hAnsi="Calibri"/>
                            </w:rPr>
                          </w:rPrChange>
                        </w:rPr>
                        <w:t xml:space="preserve">\</w:t>
                      </w:r>
                    </w:ins>
                  </w:sdtContent>
                </w:sdt>
                <w:ins w:author="RUZAINI BINTI IBRAHIM AB" w:id="2" w:date="2025-07-02T08:29:28Z"/>
              </w:sdtContent>
            </w:sdt>
            <w:sdt>
              <w:sdtPr>
                <w:id w:val="2117900134"/>
                <w:tag w:val="goog_rdk_4"/>
              </w:sdtPr>
              <w:sdtContent>
                <w:del w:author="RUZAINI BINTI IBRAHIM AB" w:id="2" w:date="2025-07-02T08:29:28Z">
                  <w:r w:rsidDel="00000000" w:rsidR="00000000" w:rsidRPr="00000000">
                    <w:rPr>
                      <w:rFonts w:ascii="Calibri" w:cs="Calibri" w:eastAsia="Calibri" w:hAnsi="Calibri"/>
                      <w:rtl w:val="0"/>
                    </w:rPr>
                    <w:delText xml:space="preserve">Additionally, </w:delText>
                  </w:r>
                </w:del>
              </w:sdtContent>
            </w:sdt>
            <w:r w:rsidDel="00000000" w:rsidR="00000000" w:rsidRPr="00000000">
              <w:rPr>
                <w:rFonts w:ascii="Calibri" w:cs="Calibri" w:eastAsia="Calibri" w:hAnsi="Calibri"/>
                <w:rtl w:val="0"/>
              </w:rPr>
              <w:t xml:space="preserve">parents tend to leave their children unsupervised and do not restrict the use of gadgets.</w:t>
            </w:r>
            <w:sdt>
              <w:sdtPr>
                <w:id w:val="377000414"/>
                <w:tag w:val="goog_rdk_5"/>
              </w:sdtPr>
              <w:sdtContent>
                <w:ins w:author="RUZAINI BINTI IBRAHIM AB" w:id="4" w:date="2025-07-02T08:29:33Z">
                  <w:r w:rsidDel="00000000" w:rsidR="00000000" w:rsidRPr="00000000">
                    <w:rPr>
                      <w:rFonts w:ascii="Calibri" w:cs="Calibri" w:eastAsia="Calibri" w:hAnsi="Calibri"/>
                    </w:rPr>
                    <w:drawing>
                      <wp:inline distB="114300" distT="114300" distL="114300" distR="114300">
                        <wp:extent cx="314325" cy="314325"/>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14325" cy="314325"/>
                                </a:xfrm>
                                <a:prstGeom prst="rect"/>
                                <a:ln/>
                              </pic:spPr>
                            </pic:pic>
                          </a:graphicData>
                        </a:graphic>
                      </wp:inline>
                    </w:drawing>
                  </w:r>
                </w:ins>
              </w:sdtContent>
            </w:sdt>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Wahyuningtyas</w:t>
            </w:r>
            <w:sdt>
              <w:sdtPr>
                <w:id w:val="508802398"/>
                <w:tag w:val="goog_rdk_6"/>
              </w:sdtPr>
              <w:sdtContent>
                <w:ins w:author="RUZAINI BINTI IBRAHIM AB" w:id="5" w:date="2025-07-02T08:24:49Z"/>
                <w:sdt>
                  <w:sdtPr>
                    <w:id w:val="-1674591791"/>
                    <w:tag w:val="goog_rdk_7"/>
                  </w:sdtPr>
                  <w:sdtContent>
                    <w:ins w:author="RUZAINI BINTI IBRAHIM AB" w:id="5" w:date="2025-07-02T08:24:49Z">
                      <w:r w:rsidDel="00000000" w:rsidR="00000000" w:rsidRPr="00000000">
                        <w:rPr>
                          <w:rtl w:val="0"/>
                          <w:rPrChange w:author="RUZAINI BINTI IBRAHIM AB" w:id="6" w:date="2025-07-02T08:24:49Z">
                            <w:rPr>
                              <w:rFonts w:ascii="Calibri" w:cs="Calibri" w:eastAsia="Calibri" w:hAnsi="Calibri"/>
                            </w:rPr>
                          </w:rPrChange>
                        </w:rPr>
                        <w:t xml:space="preserve"> et al., 2022</w:t>
                      </w:r>
                    </w:ins>
                  </w:sdtContent>
                </w:sdt>
                <w:ins w:author="RUZAINI BINTI IBRAHIM AB" w:id="5" w:date="2025-07-02T08:24:49Z"/>
              </w:sdtContent>
            </w:sdt>
            <w:sdt>
              <w:sdtPr>
                <w:id w:val="-1964957119"/>
                <w:tag w:val="goog_rdk_8"/>
              </w:sdtPr>
              <w:sdtContent>
                <w:del w:author="RUZAINI BINTI IBRAHIM AB" w:id="5" w:date="2025-07-02T08:24:49Z">
                  <w:r w:rsidDel="00000000" w:rsidR="00000000" w:rsidRPr="00000000">
                    <w:rPr>
                      <w:rFonts w:ascii="Calibri" w:cs="Calibri" w:eastAsia="Calibri" w:hAnsi="Calibri"/>
                      <w:rtl w:val="0"/>
                    </w:rPr>
                    <w:delText xml:space="preserve">, R., Rochanah, R., &amp; Izatovna, T. S. (2022)</w:delText>
                  </w:r>
                </w:del>
              </w:sdtContent>
            </w:sdt>
            <w:r w:rsidDel="00000000" w:rsidR="00000000" w:rsidRPr="00000000">
              <w:rPr>
                <w:rFonts w:ascii="Calibri" w:cs="Calibri" w:eastAsia="Calibri" w:hAnsi="Calibri"/>
                <w:rtl w:val="0"/>
              </w:rPr>
              <w:t xml:space="preserve">)</w:t>
            </w:r>
          </w:p>
        </w:tc>
        <w:tc>
          <w:tcPr>
            <w:vMerge w:val="restart"/>
          </w:tcPr>
          <w:p w:rsidR="00000000" w:rsidDel="00000000" w:rsidP="00000000" w:rsidRDefault="00000000" w:rsidRPr="00000000" w14:paraId="00000024">
            <w:pPr>
              <w:spacing w:line="360" w:lineRule="auto"/>
              <w:rPr/>
            </w:pPr>
            <w:r w:rsidDel="00000000" w:rsidR="00000000" w:rsidRPr="00000000">
              <w:rPr>
                <w:rtl w:val="0"/>
              </w:rPr>
              <w:t xml:space="preserve">Synthesis: </w:t>
            </w:r>
          </w:p>
          <w:p w:rsidR="00000000" w:rsidDel="00000000" w:rsidP="00000000" w:rsidRDefault="00000000" w:rsidRPr="00000000" w14:paraId="00000025">
            <w:pPr>
              <w:spacing w:line="360" w:lineRule="auto"/>
              <w:rPr/>
            </w:pPr>
            <w:r w:rsidDel="00000000" w:rsidR="00000000" w:rsidRPr="00000000">
              <w:rPr>
                <w:rtl w:val="0"/>
              </w:rPr>
              <w:t xml:space="preserve">The majority of parents expect their children to follow certain rules or values but fail to follow them consistently themselves. </w:t>
            </w:r>
            <w:sdt>
              <w:sdtPr>
                <w:id w:val="2020856869"/>
                <w:tag w:val="goog_rdk_9"/>
              </w:sdtPr>
              <w:sdtContent>
                <w:ins w:author="RUZAINI BINTI IBRAHIM AB" w:id="7" w:date="2025-07-02T08:30:30Z"/>
                <w:sdt>
                  <w:sdtPr>
                    <w:id w:val="912540240"/>
                    <w:tag w:val="goog_rdk_10"/>
                  </w:sdtPr>
                  <w:sdtContent>
                    <w:ins w:author="RUZAINI BINTI IBRAHIM AB" w:id="7" w:date="2025-07-02T08:30:30Z">
                      <w:r w:rsidDel="00000000" w:rsidR="00000000" w:rsidRPr="00000000">
                        <w:rPr>
                          <w:rtl w:val="0"/>
                          <w:rPrChange w:author="RUZAINI BINTI IBRAHIM AB" w:id="8" w:date="2025-07-02T08:30:30Z">
                            <w:rPr/>
                          </w:rPrChange>
                        </w:rPr>
                        <w:t xml:space="preserve">Parents</w:t>
                      </w:r>
                    </w:ins>
                  </w:sdtContent>
                </w:sdt>
                <w:ins w:author="RUZAINI BINTI IBRAHIM AB" w:id="7" w:date="2025-07-02T08:30:30Z"/>
              </w:sdtContent>
            </w:sdt>
            <w:sdt>
              <w:sdtPr>
                <w:id w:val="-1647138127"/>
                <w:tag w:val="goog_rdk_11"/>
              </w:sdtPr>
              <w:sdtContent>
                <w:del w:author="RUZAINI BINTI IBRAHIM AB" w:id="7" w:date="2025-07-02T08:30:30Z"/>
                <w:sdt>
                  <w:sdtPr>
                    <w:id w:val="95504055"/>
                    <w:tag w:val="goog_rdk_12"/>
                  </w:sdtPr>
                  <w:sdtContent>
                    <w:del w:author="RUZAINI BINTI IBRAHIM AB" w:id="7" w:date="2025-07-02T08:30:30Z">
                      <w:r w:rsidDel="00000000" w:rsidR="00000000" w:rsidRPr="00000000">
                        <w:rPr>
                          <w:rtl w:val="0"/>
                          <w:rPrChange w:author="RUZAINI BINTI IBRAHIM AB" w:id="8" w:date="2025-07-02T08:30:30Z">
                            <w:rPr/>
                          </w:rPrChange>
                        </w:rPr>
                        <w:delText xml:space="preserve">Parent</w:delText>
                      </w:r>
                    </w:del>
                  </w:sdtContent>
                </w:sdt>
                <w:del w:author="RUZAINI BINTI IBRAHIM AB" w:id="7" w:date="2025-07-02T08:30:30Z"/>
              </w:sdtContent>
            </w:sdt>
            <w:r w:rsidDel="00000000" w:rsidR="00000000" w:rsidRPr="00000000">
              <w:rPr>
                <w:rtl w:val="0"/>
              </w:rPr>
              <w:t xml:space="preserve"> tend </w:t>
            </w:r>
            <w:sdt>
              <w:sdtPr>
                <w:id w:val="1180405272"/>
                <w:tag w:val="goog_rdk_13"/>
              </w:sdtPr>
              <w:sdtContent>
                <w:ins w:author="RUZAINI BINTI IBRAHIM AB" w:id="9" w:date="2025-07-02T08:30:35Z"/>
                <w:sdt>
                  <w:sdtPr>
                    <w:id w:val="489276679"/>
                    <w:tag w:val="goog_rdk_14"/>
                  </w:sdtPr>
                  <w:sdtContent>
                    <w:ins w:author="RUZAINI BINTI IBRAHIM AB" w:id="9" w:date="2025-07-02T08:30:35Z">
                      <w:r w:rsidDel="00000000" w:rsidR="00000000" w:rsidRPr="00000000">
                        <w:rPr>
                          <w:rtl w:val="0"/>
                          <w:rPrChange w:author="RUZAINI BINTI IBRAHIM AB" w:id="10" w:date="2025-07-02T08:30:35Z">
                            <w:rPr/>
                          </w:rPrChange>
                        </w:rPr>
                        <w:t xml:space="preserve">not to</w:t>
                      </w:r>
                    </w:ins>
                  </w:sdtContent>
                </w:sdt>
                <w:ins w:author="RUZAINI BINTI IBRAHIM AB" w:id="9" w:date="2025-07-02T08:30:35Z"/>
              </w:sdtContent>
            </w:sdt>
            <w:sdt>
              <w:sdtPr>
                <w:id w:val="-918393165"/>
                <w:tag w:val="goog_rdk_15"/>
              </w:sdtPr>
              <w:sdtContent>
                <w:del w:author="RUZAINI BINTI IBRAHIM AB" w:id="9" w:date="2025-07-02T08:30:35Z"/>
                <w:sdt>
                  <w:sdtPr>
                    <w:id w:val="1085970116"/>
                    <w:tag w:val="goog_rdk_16"/>
                  </w:sdtPr>
                  <w:sdtContent>
                    <w:del w:author="RUZAINI BINTI IBRAHIM AB" w:id="9" w:date="2025-07-02T08:30:35Z">
                      <w:r w:rsidDel="00000000" w:rsidR="00000000" w:rsidRPr="00000000">
                        <w:rPr>
                          <w:rtl w:val="0"/>
                          <w:rPrChange w:author="RUZAINI BINTI IBRAHIM AB" w:id="10" w:date="2025-07-02T08:30:35Z">
                            <w:rPr/>
                          </w:rPrChange>
                        </w:rPr>
                        <w:delText xml:space="preserve">to not</w:delText>
                      </w:r>
                    </w:del>
                  </w:sdtContent>
                </w:sdt>
                <w:del w:author="RUZAINI BINTI IBRAHIM AB" w:id="9" w:date="2025-07-02T08:30:35Z"/>
              </w:sdtContent>
            </w:sdt>
            <w:r w:rsidDel="00000000" w:rsidR="00000000" w:rsidRPr="00000000">
              <w:rPr>
                <w:rtl w:val="0"/>
              </w:rPr>
              <w:t xml:space="preserve"> be </w:t>
            </w:r>
            <w:sdt>
              <w:sdtPr>
                <w:id w:val="271965565"/>
                <w:tag w:val="goog_rdk_17"/>
              </w:sdtPr>
              <w:sdtContent>
                <w:del w:author="RUZAINI BINTI IBRAHIM AB" w:id="11" w:date="2025-07-02T08:30:38Z">
                  <w:r w:rsidDel="00000000" w:rsidR="00000000" w:rsidRPr="00000000">
                    <w:rPr>
                      <w:rtl w:val="0"/>
                    </w:rPr>
                    <w:delText xml:space="preserve">a </w:delText>
                  </w:r>
                </w:del>
              </w:sdtContent>
            </w:sdt>
            <w:r w:rsidDel="00000000" w:rsidR="00000000" w:rsidRPr="00000000">
              <w:rPr>
                <w:rtl w:val="0"/>
              </w:rPr>
              <w:t xml:space="preserve">good role </w:t>
            </w:r>
            <w:sdt>
              <w:sdtPr>
                <w:id w:val="660878201"/>
                <w:tag w:val="goog_rdk_18"/>
              </w:sdtPr>
              <w:sdtContent>
                <w:ins w:author="RUZAINI BINTI IBRAHIM AB" w:id="12" w:date="2025-07-02T08:30:40Z"/>
                <w:sdt>
                  <w:sdtPr>
                    <w:id w:val="-1856891707"/>
                    <w:tag w:val="goog_rdk_19"/>
                  </w:sdtPr>
                  <w:sdtContent>
                    <w:ins w:author="RUZAINI BINTI IBRAHIM AB" w:id="12" w:date="2025-07-02T08:30:40Z">
                      <w:r w:rsidDel="00000000" w:rsidR="00000000" w:rsidRPr="00000000">
                        <w:rPr>
                          <w:rtl w:val="0"/>
                          <w:rPrChange w:author="RUZAINI BINTI IBRAHIM AB" w:id="13" w:date="2025-07-02T08:30:40Z">
                            <w:rPr/>
                          </w:rPrChange>
                        </w:rPr>
                        <w:t xml:space="preserve">models</w:t>
                      </w:r>
                    </w:ins>
                  </w:sdtContent>
                </w:sdt>
                <w:ins w:author="RUZAINI BINTI IBRAHIM AB" w:id="12" w:date="2025-07-02T08:30:40Z"/>
              </w:sdtContent>
            </w:sdt>
            <w:sdt>
              <w:sdtPr>
                <w:id w:val="1303509243"/>
                <w:tag w:val="goog_rdk_20"/>
              </w:sdtPr>
              <w:sdtContent>
                <w:del w:author="RUZAINI BINTI IBRAHIM AB" w:id="12" w:date="2025-07-02T08:30:40Z"/>
                <w:sdt>
                  <w:sdtPr>
                    <w:id w:val="1718395196"/>
                    <w:tag w:val="goog_rdk_21"/>
                  </w:sdtPr>
                  <w:sdtContent>
                    <w:del w:author="RUZAINI BINTI IBRAHIM AB" w:id="12" w:date="2025-07-02T08:30:40Z">
                      <w:r w:rsidDel="00000000" w:rsidR="00000000" w:rsidRPr="00000000">
                        <w:rPr>
                          <w:rtl w:val="0"/>
                          <w:rPrChange w:author="RUZAINI BINTI IBRAHIM AB" w:id="13" w:date="2025-07-02T08:30:40Z">
                            <w:rPr/>
                          </w:rPrChange>
                        </w:rPr>
                        <w:delText xml:space="preserve">model</w:delText>
                      </w:r>
                    </w:del>
                  </w:sdtContent>
                </w:sdt>
                <w:del w:author="RUZAINI BINTI IBRAHIM AB" w:id="12" w:date="2025-07-02T08:30:40Z"/>
              </w:sdtContent>
            </w:sdt>
            <w:r w:rsidDel="00000000" w:rsidR="00000000" w:rsidRPr="00000000">
              <w:rPr>
                <w:rtl w:val="0"/>
              </w:rPr>
              <w:t xml:space="preserve"> for children as they always use </w:t>
            </w:r>
            <w:sdt>
              <w:sdtPr>
                <w:id w:val="-1076356610"/>
                <w:tag w:val="goog_rdk_22"/>
              </w:sdtPr>
              <w:sdtContent>
                <w:ins w:author="RUZAINI BINTI IBRAHIM AB" w:id="14" w:date="2025-07-02T08:30:42Z"/>
                <w:sdt>
                  <w:sdtPr>
                    <w:id w:val="-1306952500"/>
                    <w:tag w:val="goog_rdk_23"/>
                  </w:sdtPr>
                  <w:sdtContent>
                    <w:ins w:author="RUZAINI BINTI IBRAHIM AB" w:id="14" w:date="2025-07-02T08:30:42Z">
                      <w:r w:rsidDel="00000000" w:rsidR="00000000" w:rsidRPr="00000000">
                        <w:rPr>
                          <w:rtl w:val="0"/>
                          <w:rPrChange w:author="RUZAINI BINTI IBRAHIM AB" w:id="15" w:date="2025-07-02T08:30:42Z">
                            <w:rPr/>
                          </w:rPrChange>
                        </w:rPr>
                        <w:t xml:space="preserve">phones</w:t>
                      </w:r>
                    </w:ins>
                  </w:sdtContent>
                </w:sdt>
                <w:ins w:author="RUZAINI BINTI IBRAHIM AB" w:id="14" w:date="2025-07-02T08:30:42Z"/>
              </w:sdtContent>
            </w:sdt>
            <w:sdt>
              <w:sdtPr>
                <w:id w:val="-76078962"/>
                <w:tag w:val="goog_rdk_24"/>
              </w:sdtPr>
              <w:sdtContent>
                <w:del w:author="RUZAINI BINTI IBRAHIM AB" w:id="14" w:date="2025-07-02T08:30:42Z"/>
                <w:sdt>
                  <w:sdtPr>
                    <w:id w:val="-410797528"/>
                    <w:tag w:val="goog_rdk_25"/>
                  </w:sdtPr>
                  <w:sdtContent>
                    <w:del w:author="RUZAINI BINTI IBRAHIM AB" w:id="14" w:date="2025-07-02T08:30:42Z">
                      <w:r w:rsidDel="00000000" w:rsidR="00000000" w:rsidRPr="00000000">
                        <w:rPr>
                          <w:rtl w:val="0"/>
                          <w:rPrChange w:author="RUZAINI BINTI IBRAHIM AB" w:id="15" w:date="2025-07-02T08:30:42Z">
                            <w:rPr/>
                          </w:rPrChange>
                        </w:rPr>
                        <w:delText xml:space="preserve">phone</w:delText>
                      </w:r>
                    </w:del>
                  </w:sdtContent>
                </w:sdt>
                <w:del w:author="RUZAINI BINTI IBRAHIM AB" w:id="14" w:date="2025-07-02T08:30:42Z"/>
              </w:sdtContent>
            </w:sdt>
            <w:r w:rsidDel="00000000" w:rsidR="00000000" w:rsidRPr="00000000">
              <w:rPr>
                <w:rtl w:val="0"/>
              </w:rPr>
              <w:t xml:space="preserve"> in front of their </w:t>
            </w:r>
            <w:sdt>
              <w:sdtPr>
                <w:id w:val="-1786823017"/>
                <w:tag w:val="goog_rdk_26"/>
              </w:sdtPr>
              <w:sdtContent>
                <w:ins w:author="RUZAINI BINTI IBRAHIM AB" w:id="16" w:date="2025-07-02T08:30:45Z"/>
                <w:sdt>
                  <w:sdtPr>
                    <w:id w:val="-113179566"/>
                    <w:tag w:val="goog_rdk_27"/>
                  </w:sdtPr>
                  <w:sdtContent>
                    <w:ins w:author="RUZAINI BINTI IBRAHIM AB" w:id="16" w:date="2025-07-02T08:30:45Z">
                      <w:r w:rsidDel="00000000" w:rsidR="00000000" w:rsidRPr="00000000">
                        <w:rPr>
                          <w:rtl w:val="0"/>
                          <w:rPrChange w:author="RUZAINI BINTI IBRAHIM AB" w:id="17" w:date="2025-07-02T08:30:45Z">
                            <w:rPr/>
                          </w:rPrChange>
                        </w:rPr>
                        <w:t xml:space="preserve">children</w:t>
                      </w:r>
                    </w:ins>
                  </w:sdtContent>
                </w:sdt>
                <w:ins w:author="RUZAINI BINTI IBRAHIM AB" w:id="16" w:date="2025-07-02T08:30:45Z"/>
              </w:sdtContent>
            </w:sdt>
            <w:sdt>
              <w:sdtPr>
                <w:id w:val="1637669547"/>
                <w:tag w:val="goog_rdk_28"/>
              </w:sdtPr>
              <w:sdtContent>
                <w:del w:author="RUZAINI BINTI IBRAHIM AB" w:id="16" w:date="2025-07-02T08:30:45Z"/>
                <w:sdt>
                  <w:sdtPr>
                    <w:id w:val="-1108830116"/>
                    <w:tag w:val="goog_rdk_29"/>
                  </w:sdtPr>
                  <w:sdtContent>
                    <w:del w:author="RUZAINI BINTI IBRAHIM AB" w:id="16" w:date="2025-07-02T08:30:45Z">
                      <w:r w:rsidDel="00000000" w:rsidR="00000000" w:rsidRPr="00000000">
                        <w:rPr>
                          <w:rtl w:val="0"/>
                          <w:rPrChange w:author="RUZAINI BINTI IBRAHIM AB" w:id="17" w:date="2025-07-02T08:30:45Z">
                            <w:rPr/>
                          </w:rPrChange>
                        </w:rPr>
                        <w:delText xml:space="preserve">child</w:delText>
                      </w:r>
                    </w:del>
                  </w:sdtContent>
                </w:sdt>
                <w:del w:author="RUZAINI BINTI IBRAHIM AB" w:id="16" w:date="2025-07-02T08:30:45Z"/>
              </w:sdtContent>
            </w:sdt>
            <w:r w:rsidDel="00000000" w:rsidR="00000000" w:rsidRPr="00000000">
              <w:rPr>
                <w:rtl w:val="0"/>
              </w:rPr>
              <w:t xml:space="preserve"> without following the</w:t>
            </w:r>
            <w:sdt>
              <w:sdtPr>
                <w:id w:val="-1053093136"/>
                <w:tag w:val="goog_rdk_30"/>
              </w:sdtPr>
              <w:sdtContent>
                <w:ins w:author="RUZAINI BINTI IBRAHIM AB" w:id="18" w:date="2025-07-02T08:30:52Z">
                  <w:r w:rsidDel="00000000" w:rsidR="00000000" w:rsidRPr="00000000">
                    <w:rPr>
                      <w:rtl w:val="0"/>
                    </w:rPr>
                    <w:t xml:space="preserve">ir own</w:t>
                  </w:r>
                </w:ins>
              </w:sdtContent>
            </w:sdt>
            <w:r w:rsidDel="00000000" w:rsidR="00000000" w:rsidRPr="00000000">
              <w:rPr>
                <w:rtl w:val="0"/>
              </w:rPr>
              <w:t xml:space="preserve"> rule.</w:t>
            </w:r>
            <w:r w:rsidDel="00000000" w:rsidR="00000000" w:rsidRPr="00000000">
              <w:rPr>
                <w:rFonts w:ascii="Calibri" w:cs="Calibri" w:eastAsia="Calibri" w:hAnsi="Calibri"/>
                <w:rtl w:val="0"/>
              </w:rPr>
              <w:t xml:space="preserve"> </w:t>
            </w:r>
            <w:sdt>
              <w:sdtPr>
                <w:id w:val="-1532265062"/>
                <w:tag w:val="goog_rdk_31"/>
              </w:sdtPr>
              <w:sdtContent>
                <w:commentRangeStart w:id="0"/>
              </w:sdtContent>
            </w:sdt>
            <w:r w:rsidDel="00000000" w:rsidR="00000000" w:rsidRPr="00000000">
              <w:rPr>
                <w:rFonts w:ascii="Calibri" w:cs="Calibri" w:eastAsia="Calibri" w:hAnsi="Calibri"/>
                <w:rtl w:val="0"/>
              </w:rPr>
              <w:t xml:space="preserve">(Juwita &amp;                           Yunitasari ,  2024)</w:t>
            </w:r>
            <w:commentRangeEnd w:id="0"/>
            <w:r w:rsidDel="00000000" w:rsidR="00000000" w:rsidRPr="00000000">
              <w:commentReference w:id="0"/>
            </w:r>
            <w:sdt>
              <w:sdtPr>
                <w:id w:val="-943708715"/>
                <w:tag w:val="goog_rdk_32"/>
              </w:sdtPr>
              <w:sdtContent>
                <w:commentRangeStart w:id="1"/>
              </w:sdtContent>
            </w:sdt>
            <w:r w:rsidDel="00000000" w:rsidR="00000000" w:rsidRPr="00000000">
              <w:rPr>
                <w:rtl w:val="0"/>
              </w:rPr>
              <w:t xml:space="preserve"> </w:t>
            </w:r>
            <w:r w:rsidDel="00000000" w:rsidR="00000000" w:rsidRPr="00000000">
              <w:rPr>
                <w:rFonts w:ascii="Calibri" w:cs="Calibri" w:eastAsia="Calibri" w:hAnsi="Calibri"/>
                <w:rtl w:val="0"/>
              </w:rPr>
              <w:t xml:space="preserve">Children</w:t>
            </w:r>
            <w:commentRangeEnd w:id="1"/>
            <w:r w:rsidDel="00000000" w:rsidR="00000000" w:rsidRPr="00000000">
              <w:commentReference w:id="1"/>
            </w:r>
            <w:r w:rsidDel="00000000" w:rsidR="00000000" w:rsidRPr="00000000">
              <w:rPr>
                <w:rFonts w:ascii="Calibri" w:cs="Calibri" w:eastAsia="Calibri" w:hAnsi="Calibri"/>
                <w:rtl w:val="0"/>
              </w:rPr>
              <w:t xml:space="preserve"> may become confused and lose respect or obedience because of this inconsistency. As a child, their parents are the first and most influential </w:t>
            </w:r>
            <w:r w:rsidDel="00000000" w:rsidR="00000000" w:rsidRPr="00000000">
              <w:rPr>
                <w:rtl w:val="0"/>
              </w:rPr>
              <w:t xml:space="preserve">people</w:t>
            </w:r>
            <w:r w:rsidDel="00000000" w:rsidR="00000000" w:rsidRPr="00000000">
              <w:rPr>
                <w:rFonts w:ascii="Calibri" w:cs="Calibri" w:eastAsia="Calibri" w:hAnsi="Calibri"/>
                <w:rtl w:val="0"/>
              </w:rPr>
              <w:t xml:space="preserve"> in their </w:t>
            </w:r>
            <w:sdt>
              <w:sdtPr>
                <w:id w:val="-642442580"/>
                <w:tag w:val="goog_rdk_33"/>
              </w:sdtPr>
              <w:sdtContent>
                <w:ins w:author="RUZAINI BINTI IBRAHIM AB" w:id="19" w:date="2025-07-02T08:31:11Z"/>
                <w:sdt>
                  <w:sdtPr>
                    <w:id w:val="-2089617750"/>
                    <w:tag w:val="goog_rdk_34"/>
                  </w:sdtPr>
                  <w:sdtContent>
                    <w:ins w:author="RUZAINI BINTI IBRAHIM AB" w:id="19" w:date="2025-07-02T08:31:11Z">
                      <w:r w:rsidDel="00000000" w:rsidR="00000000" w:rsidRPr="00000000">
                        <w:rPr>
                          <w:rtl w:val="0"/>
                          <w:rPrChange w:author="RUZAINI BINTI IBRAHIM AB" w:id="20" w:date="2025-07-02T08:31:11Z">
                            <w:rPr>
                              <w:rFonts w:ascii="Calibri" w:cs="Calibri" w:eastAsia="Calibri" w:hAnsi="Calibri"/>
                            </w:rPr>
                          </w:rPrChange>
                        </w:rPr>
                        <w:t xml:space="preserve">lives</w:t>
                      </w:r>
                    </w:ins>
                  </w:sdtContent>
                </w:sdt>
                <w:ins w:author="RUZAINI BINTI IBRAHIM AB" w:id="19" w:date="2025-07-02T08:31:11Z"/>
              </w:sdtContent>
            </w:sdt>
            <w:sdt>
              <w:sdtPr>
                <w:id w:val="1190688430"/>
                <w:tag w:val="goog_rdk_35"/>
              </w:sdtPr>
              <w:sdtContent>
                <w:del w:author="RUZAINI BINTI IBRAHIM AB" w:id="19" w:date="2025-07-02T08:31:11Z"/>
                <w:sdt>
                  <w:sdtPr>
                    <w:id w:val="-440918157"/>
                    <w:tag w:val="goog_rdk_36"/>
                  </w:sdtPr>
                  <w:sdtContent>
                    <w:del w:author="RUZAINI BINTI IBRAHIM AB" w:id="19" w:date="2025-07-02T08:31:11Z">
                      <w:r w:rsidDel="00000000" w:rsidR="00000000" w:rsidRPr="00000000">
                        <w:rPr>
                          <w:rtl w:val="0"/>
                          <w:rPrChange w:author="RUZAINI BINTI IBRAHIM AB" w:id="20" w:date="2025-07-02T08:31:11Z">
                            <w:rPr>
                              <w:rFonts w:ascii="Calibri" w:cs="Calibri" w:eastAsia="Calibri" w:hAnsi="Calibri"/>
                            </w:rPr>
                          </w:rPrChange>
                        </w:rPr>
                        <w:delText xml:space="preserve">life</w:delText>
                      </w:r>
                    </w:del>
                  </w:sdtContent>
                </w:sdt>
                <w:del w:author="RUZAINI BINTI IBRAHIM AB" w:id="19" w:date="2025-07-02T08:31:11Z"/>
              </w:sdtContent>
            </w:sdt>
            <w:r w:rsidDel="00000000" w:rsidR="00000000" w:rsidRPr="00000000">
              <w:rPr>
                <w:rFonts w:ascii="Calibri" w:cs="Calibri" w:eastAsia="Calibri" w:hAnsi="Calibri"/>
                <w:rtl w:val="0"/>
              </w:rPr>
              <w:t xml:space="preserve">. Moreover, children may not feel the love of </w:t>
            </w:r>
            <w:r w:rsidDel="00000000" w:rsidR="00000000" w:rsidRPr="00000000">
              <w:rPr>
                <w:rtl w:val="0"/>
              </w:rPr>
              <w:t xml:space="preserve">a parent; </w:t>
            </w:r>
            <w:r w:rsidDel="00000000" w:rsidR="00000000" w:rsidRPr="00000000">
              <w:rPr>
                <w:rFonts w:ascii="Calibri" w:cs="Calibri" w:eastAsia="Calibri" w:hAnsi="Calibri"/>
                <w:rtl w:val="0"/>
              </w:rPr>
              <w:t xml:space="preserve">they are more likely to seek attention through gadgets when </w:t>
            </w:r>
            <w:r w:rsidDel="00000000" w:rsidR="00000000" w:rsidRPr="00000000">
              <w:rPr>
                <w:rtl w:val="0"/>
              </w:rPr>
              <w:t xml:space="preserve">parents</w:t>
            </w:r>
            <w:r w:rsidDel="00000000" w:rsidR="00000000" w:rsidRPr="00000000">
              <w:rPr>
                <w:rFonts w:ascii="Calibri" w:cs="Calibri" w:eastAsia="Calibri" w:hAnsi="Calibri"/>
                <w:rtl w:val="0"/>
              </w:rPr>
              <w:t xml:space="preserve"> are busy with their </w:t>
            </w:r>
            <w:r w:rsidDel="00000000" w:rsidR="00000000" w:rsidRPr="00000000">
              <w:rPr>
                <w:rtl w:val="0"/>
              </w:rPr>
              <w:t xml:space="preserve">tasks. </w:t>
            </w:r>
            <w:r w:rsidDel="00000000" w:rsidR="00000000" w:rsidRPr="00000000">
              <w:rPr>
                <w:rFonts w:ascii="Calibri" w:cs="Calibri" w:eastAsia="Calibri" w:hAnsi="Calibri"/>
                <w:rtl w:val="0"/>
              </w:rPr>
              <w:t xml:space="preserve">As a result of this lack of communication, the relationship between parents and children may be strained. Hence,</w:t>
            </w:r>
            <w:r w:rsidDel="00000000" w:rsidR="00000000" w:rsidRPr="00000000">
              <w:rPr>
                <w:rtl w:val="0"/>
              </w:rPr>
              <w:t xml:space="preserve"> it</w:t>
            </w:r>
            <w:r w:rsidDel="00000000" w:rsidR="00000000" w:rsidRPr="00000000">
              <w:rPr>
                <w:rFonts w:ascii="Calibri" w:cs="Calibri" w:eastAsia="Calibri" w:hAnsi="Calibri"/>
                <w:rtl w:val="0"/>
              </w:rPr>
              <w:t xml:space="preserve"> is possible for children to become addicted to the virtual world to connect with others and </w:t>
            </w:r>
            <w:r w:rsidDel="00000000" w:rsidR="00000000" w:rsidRPr="00000000">
              <w:rPr>
                <w:rtl w:val="0"/>
              </w:rPr>
              <w:t xml:space="preserve">cope</w:t>
            </w:r>
            <w:r w:rsidDel="00000000" w:rsidR="00000000" w:rsidRPr="00000000">
              <w:rPr>
                <w:rFonts w:ascii="Calibri" w:cs="Calibri" w:eastAsia="Calibri" w:hAnsi="Calibri"/>
                <w:rtl w:val="0"/>
              </w:rPr>
              <w:t xml:space="preserve"> with loneliness.</w:t>
            </w:r>
            <w:sdt>
              <w:sdtPr>
                <w:id w:val="327138198"/>
                <w:tag w:val="goog_rdk_37"/>
              </w:sdtPr>
              <w:sdtContent>
                <w:ins w:author="RUZAINI BINTI IBRAHIM AB" w:id="21" w:date="2025-07-02T08:31:22Z">
                  <w:r w:rsidDel="00000000" w:rsidR="00000000" w:rsidRPr="00000000">
                    <w:rPr>
                      <w:rFonts w:ascii="Calibri" w:cs="Calibri" w:eastAsia="Calibri" w:hAnsi="Calibri"/>
                    </w:rPr>
                    <w:drawing>
                      <wp:inline distB="114300" distT="114300" distL="114300" distR="114300">
                        <wp:extent cx="314325" cy="31432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4325" cy="314325"/>
                                </a:xfrm>
                                <a:prstGeom prst="rect"/>
                                <a:ln/>
                              </pic:spPr>
                            </pic:pic>
                          </a:graphicData>
                        </a:graphic>
                      </wp:inline>
                    </w:drawing>
                  </w:r>
                </w:ins>
              </w:sdtContent>
            </w:sdt>
            <w:r w:rsidDel="00000000" w:rsidR="00000000" w:rsidRPr="00000000">
              <w:rPr>
                <w:rFonts w:ascii="Calibri" w:cs="Calibri" w:eastAsia="Calibri" w:hAnsi="Calibri"/>
                <w:rtl w:val="0"/>
              </w:rPr>
              <w:t xml:space="preserve"> </w:t>
            </w:r>
            <w:sdt>
              <w:sdtPr>
                <w:id w:val="491276783"/>
                <w:tag w:val="goog_rdk_38"/>
              </w:sdtPr>
              <w:sdtContent>
                <w:ins w:author="RUZAINI BINTI IBRAHIM AB" w:id="22" w:date="2025-07-02T08:26:47Z"/>
                <w:sdt>
                  <w:sdtPr>
                    <w:id w:val="-694628650"/>
                    <w:tag w:val="goog_rdk_39"/>
                  </w:sdtPr>
                  <w:sdtContent>
                    <w:ins w:author="RUZAINI BINTI IBRAHIM AB" w:id="22" w:date="2025-07-02T08:26:47Z">
                      <w:r w:rsidDel="00000000" w:rsidR="00000000" w:rsidRPr="00000000">
                        <w:rPr>
                          <w:highlight w:val="yellow"/>
                          <w:rtl w:val="0"/>
                          <w:rPrChange w:author="RUZAINI BINTI IBRAHIM AB" w:id="23" w:date="2025-07-02T08:26:47Z">
                            <w:rPr>
                              <w:rFonts w:ascii="Calibri" w:cs="Calibri" w:eastAsia="Calibri" w:hAnsi="Calibri"/>
                            </w:rPr>
                          </w:rPrChange>
                        </w:rPr>
                        <w:t xml:space="preserve">(Hasibuan et al., 2024).</w:t>
                      </w:r>
                    </w:ins>
                  </w:sdtContent>
                </w:sdt>
                <w:ins w:author="RUZAINI BINTI IBRAHIM AB" w:id="22" w:date="2025-07-02T08:26:47Z"/>
              </w:sdtContent>
            </w:sdt>
            <w:sdt>
              <w:sdtPr>
                <w:id w:val="1357429717"/>
                <w:tag w:val="goog_rdk_40"/>
              </w:sdtPr>
              <w:sdtContent>
                <w:del w:author="RUZAINI BINTI IBRAHIM AB" w:id="22" w:date="2025-07-02T08:26:47Z"/>
                <w:sdt>
                  <w:sdtPr>
                    <w:id w:val="781390109"/>
                    <w:tag w:val="goog_rdk_41"/>
                  </w:sdtPr>
                  <w:sdtContent>
                    <w:del w:author="RUZAINI BINTI IBRAHIM AB" w:id="22" w:date="2025-07-02T08:26:47Z">
                      <w:r w:rsidDel="00000000" w:rsidR="00000000" w:rsidRPr="00000000">
                        <w:rPr>
                          <w:highlight w:val="yellow"/>
                          <w:rtl w:val="0"/>
                          <w:rPrChange w:author="RUZAINI BINTI IBRAHIM AB" w:id="23" w:date="2025-07-02T08:26:47Z">
                            <w:rPr>
                              <w:rFonts w:ascii="Calibri" w:cs="Calibri" w:eastAsia="Calibri" w:hAnsi="Calibri"/>
                            </w:rPr>
                          </w:rPrChange>
                        </w:rPr>
                        <w:delText xml:space="preserve">(</w:delText>
                      </w:r>
                    </w:del>
                  </w:sdtContent>
                </w:sdt>
                <w:del w:author="RUZAINI BINTI IBRAHIM AB" w:id="22" w:date="2025-07-02T08:26:47Z">
                  <w:sdt>
                    <w:sdtPr>
                      <w:id w:val="1414156438"/>
                      <w:tag w:val="goog_rdk_42"/>
                    </w:sdtPr>
                    <w:sdtContent>
                      <w:r w:rsidDel="00000000" w:rsidR="00000000" w:rsidRPr="00000000">
                        <w:rPr>
                          <w:highlight w:val="yellow"/>
                          <w:rtl w:val="0"/>
                          <w:rPrChange w:author="RUZAINI BINTI IBRAHIM AB" w:id="23" w:date="2025-07-02T08:26:47Z">
                            <w:rPr/>
                          </w:rPrChange>
                        </w:rPr>
                        <w:delText xml:space="preserve">Hasibuan , M. H., Harahap, A. P., &amp; Aurora Hanifah. (2024)) </w:delText>
                      </w:r>
                    </w:sdtContent>
                  </w:sdt>
                </w:del>
              </w:sdtContent>
            </w:sdt>
            <w:r w:rsidDel="00000000" w:rsidR="00000000" w:rsidRPr="00000000">
              <w:rPr>
                <w:rFonts w:ascii="Calibri" w:cs="Calibri" w:eastAsia="Calibri" w:hAnsi="Calibri"/>
                <w:rtl w:val="0"/>
              </w:rPr>
              <w:t xml:space="preserve">Thus, parents should serve as good role models for their children and </w:t>
            </w:r>
            <w:r w:rsidDel="00000000" w:rsidR="00000000" w:rsidRPr="00000000">
              <w:rPr>
                <w:rtl w:val="0"/>
              </w:rPr>
              <w:t xml:space="preserve">spend</w:t>
            </w:r>
            <w:r w:rsidDel="00000000" w:rsidR="00000000" w:rsidRPr="00000000">
              <w:rPr>
                <w:rFonts w:ascii="Calibri" w:cs="Calibri" w:eastAsia="Calibri" w:hAnsi="Calibri"/>
                <w:rtl w:val="0"/>
              </w:rPr>
              <w:t xml:space="preserve"> more time with their children to create a sense of closeness between them and make them </w:t>
            </w:r>
            <w:r w:rsidDel="00000000" w:rsidR="00000000" w:rsidRPr="00000000">
              <w:rPr>
                <w:rtl w:val="0"/>
              </w:rPr>
              <w:t xml:space="preserve">have</w:t>
            </w:r>
            <w:r w:rsidDel="00000000" w:rsidR="00000000" w:rsidRPr="00000000">
              <w:rPr>
                <w:rFonts w:ascii="Calibri" w:cs="Calibri" w:eastAsia="Calibri" w:hAnsi="Calibri"/>
                <w:rtl w:val="0"/>
              </w:rPr>
              <w:t xml:space="preserve"> a sense of belonging and being valued.</w:t>
            </w:r>
            <w:sdt>
              <w:sdtPr>
                <w:id w:val="-1452302830"/>
                <w:tag w:val="goog_rdk_43"/>
              </w:sdtPr>
              <w:sdtContent>
                <w:ins w:author="RUZAINI BINTI IBRAHIM AB" w:id="24" w:date="2025-07-02T08:31:33Z">
                  <w:r w:rsidDel="00000000" w:rsidR="00000000" w:rsidRPr="00000000">
                    <w:rPr>
                      <w:rFonts w:ascii="Calibri" w:cs="Calibri" w:eastAsia="Calibri" w:hAnsi="Calibri"/>
                    </w:rPr>
                    <w:drawing>
                      <wp:inline distB="114300" distT="114300" distL="114300" distR="114300">
                        <wp:extent cx="314325" cy="31432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4325" cy="314325"/>
                                </a:xfrm>
                                <a:prstGeom prst="rect"/>
                                <a:ln/>
                              </pic:spPr>
                            </pic:pic>
                          </a:graphicData>
                        </a:graphic>
                      </wp:inline>
                    </w:drawing>
                  </w:r>
                </w:ins>
              </w:sdtContent>
            </w:sdt>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26">
            <w:pPr>
              <w:spacing w:line="360" w:lineRule="auto"/>
              <w:rPr>
                <w:rFonts w:ascii="Calibri" w:cs="Calibri" w:eastAsia="Calibri" w:hAnsi="Calibri"/>
              </w:rPr>
            </w:pPr>
            <w:r w:rsidDel="00000000" w:rsidR="00000000" w:rsidRPr="00000000">
              <w:rPr>
                <w:rFonts w:ascii="Calibri" w:cs="Calibri" w:eastAsia="Calibri" w:hAnsi="Calibri"/>
                <w:rtl w:val="0"/>
              </w:rPr>
              <w:t xml:space="preserve">2) For example, parents who ask their children not to use gadgets too much for a long time, but they themselves do not follow these principles.</w:t>
            </w:r>
          </w:p>
        </w:tc>
        <w:tc>
          <w:tcPr/>
          <w:p w:rsidR="00000000" w:rsidDel="00000000" w:rsidP="00000000" w:rsidRDefault="00000000" w:rsidRPr="00000000" w14:paraId="00000027">
            <w:pPr>
              <w:spacing w:line="360" w:lineRule="auto"/>
              <w:rPr>
                <w:rFonts w:ascii="Calibri" w:cs="Calibri" w:eastAsia="Calibri" w:hAnsi="Calibri"/>
              </w:rPr>
            </w:pPr>
            <w:r w:rsidDel="00000000" w:rsidR="00000000" w:rsidRPr="00000000">
              <w:rPr>
                <w:rFonts w:ascii="Calibri" w:cs="Calibri" w:eastAsia="Calibri" w:hAnsi="Calibri"/>
                <w:rtl w:val="0"/>
              </w:rPr>
              <w:t xml:space="preserve">2)</w:t>
            </w:r>
            <w:sdt>
              <w:sdtPr>
                <w:id w:val="1782731288"/>
                <w:tag w:val="goog_rdk_44"/>
              </w:sdtPr>
              <w:sdtContent>
                <w:commentRangeStart w:id="2"/>
              </w:sdtContent>
            </w:sdt>
            <w:r w:rsidDel="00000000" w:rsidR="00000000" w:rsidRPr="00000000">
              <w:rPr>
                <w:rFonts w:ascii="Calibri" w:cs="Calibri" w:eastAsia="Calibri" w:hAnsi="Calibri"/>
                <w:rtl w:val="0"/>
              </w:rPr>
              <w:t xml:space="preserve"> </w:t>
            </w:r>
            <w:sdt>
              <w:sdtPr>
                <w:id w:val="1646697274"/>
                <w:tag w:val="goog_rdk_45"/>
              </w:sdtPr>
              <w:sdtContent>
                <w:commentRangeStart w:id="3"/>
              </w:sdtContent>
            </w:sdt>
            <w:r w:rsidDel="00000000" w:rsidR="00000000" w:rsidRPr="00000000">
              <w:rPr>
                <w:highlight w:val="yellow"/>
                <w:rtl w:val="0"/>
              </w:rPr>
              <w:t xml:space="preserve">During an extended period, a parent who prohibits their children from excessively using electronics would be an example. These rules, however, are not adhered to by them.</w:t>
            </w:r>
            <w:r w:rsidDel="00000000" w:rsidR="00000000" w:rsidRPr="00000000">
              <w:rPr>
                <w:rFonts w:ascii="Calibri" w:cs="Calibri" w:eastAsia="Calibri" w:hAnsi="Calibri"/>
                <w:highlight w:val="yellow"/>
                <w:rtl w:val="0"/>
              </w:rPr>
              <w:t xml:space="preserve">  </w:t>
            </w:r>
            <w:sdt>
              <w:sdtPr>
                <w:id w:val="1658053666"/>
                <w:tag w:val="goog_rdk_46"/>
              </w:sdtPr>
              <w:sdtContent>
                <w:del w:author="RUZAINI BINTI IBRAHIM AB" w:id="25" w:date="2025-07-02T08:25:56Z">
                  <w:commentRangeEnd w:id="3"/>
                  <w:r w:rsidDel="00000000" w:rsidR="00000000" w:rsidRPr="00000000">
                    <w:commentReference w:id="3"/>
                  </w:r>
                  <w:commentRangeEnd w:id="2"/>
                  <w:r w:rsidDel="00000000" w:rsidR="00000000" w:rsidRPr="00000000">
                    <w:commentReference w:id="2"/>
                  </w:r>
                  <w:r w:rsidDel="00000000" w:rsidR="00000000" w:rsidRPr="00000000">
                    <w:rPr>
                      <w:rFonts w:ascii="Calibri" w:cs="Calibri" w:eastAsia="Calibri" w:hAnsi="Calibri"/>
                      <w:highlight w:val="yellow"/>
                      <w:rtl w:val="0"/>
                    </w:rPr>
                    <w:delText xml:space="preserve">(</w:delText>
                  </w:r>
                  <w:r w:rsidDel="00000000" w:rsidR="00000000" w:rsidRPr="00000000">
                    <w:rPr>
                      <w:highlight w:val="yellow"/>
                      <w:rtl w:val="0"/>
                    </w:rPr>
                    <w:delText xml:space="preserve">Hasibuan, M. H., Harahap, A. P., &amp; Aurora Hanifah. (2024))</w:delText>
                  </w:r>
                </w:del>
              </w:sdtContent>
            </w:sdt>
            <w:sdt>
              <w:sdtPr>
                <w:id w:val="-1539740747"/>
                <w:tag w:val="goog_rdk_47"/>
              </w:sdtPr>
              <w:sdtContent>
                <w:ins w:author="RUZAINI BINTI IBRAHIM AB" w:id="25" w:date="2025-07-02T08:25:56Z">
                  <w:r w:rsidDel="00000000" w:rsidR="00000000" w:rsidRPr="00000000">
                    <w:rPr>
                      <w:highlight w:val="yellow"/>
                      <w:rtl w:val="0"/>
                    </w:rPr>
                    <w:t xml:space="preserve">(Hasibuan et al., 2024).</w:t>
                  </w:r>
                </w:ins>
              </w:sdtContent>
            </w:sdt>
            <w:r w:rsidDel="00000000" w:rsidR="00000000" w:rsidRPr="00000000">
              <w:rPr>
                <w:rtl w:val="0"/>
              </w:rPr>
            </w:r>
          </w:p>
        </w:tc>
        <w:tc>
          <w:tcPr>
            <w:vMerge w:val="continue"/>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29">
            <w:pPr>
              <w:spacing w:line="360" w:lineRule="auto"/>
              <w:rPr>
                <w:rFonts w:ascii="Calibri" w:cs="Calibri" w:eastAsia="Calibri" w:hAnsi="Calibri"/>
              </w:rPr>
            </w:pPr>
            <w:r w:rsidDel="00000000" w:rsidR="00000000" w:rsidRPr="00000000">
              <w:rPr>
                <w:rFonts w:ascii="Calibri" w:cs="Calibri" w:eastAsia="Calibri" w:hAnsi="Calibri"/>
                <w:rtl w:val="0"/>
              </w:rPr>
              <w:t xml:space="preserve">3) If there is no communication between parents and their children, the children will seek other ways to connect with other parents. One way they do this is by using gadgets, such as smartphones, to communicate with other people</w:t>
            </w:r>
          </w:p>
        </w:tc>
        <w:tc>
          <w:tcPr/>
          <w:p w:rsidR="00000000" w:rsidDel="00000000" w:rsidP="00000000" w:rsidRDefault="00000000" w:rsidRPr="00000000" w14:paraId="0000002A">
            <w:pPr>
              <w:spacing w:line="360" w:lineRule="auto"/>
              <w:rPr>
                <w:rFonts w:ascii="Calibri" w:cs="Calibri" w:eastAsia="Calibri" w:hAnsi="Calibri"/>
              </w:rPr>
            </w:pPr>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highlight w:val="yellow"/>
                <w:rtl w:val="0"/>
              </w:rPr>
              <w:t xml:space="preserve">In the absence of communication between parents and their children, children will try other ways to build </w:t>
            </w:r>
            <w:r w:rsidDel="00000000" w:rsidR="00000000" w:rsidRPr="00000000">
              <w:rPr>
                <w:highlight w:val="yellow"/>
                <w:rtl w:val="0"/>
              </w:rPr>
              <w:t xml:space="preserve">connections</w:t>
            </w:r>
            <w:r w:rsidDel="00000000" w:rsidR="00000000" w:rsidRPr="00000000">
              <w:rPr>
                <w:rFonts w:ascii="Calibri" w:cs="Calibri" w:eastAsia="Calibri" w:hAnsi="Calibri"/>
                <w:highlight w:val="yellow"/>
                <w:rtl w:val="0"/>
              </w:rPr>
              <w:t xml:space="preserve"> with other parents. It is possible for them to communicate with other people by using electronic devices, such as smartphones. </w:t>
            </w:r>
            <w:sdt>
              <w:sdtPr>
                <w:id w:val="1203238631"/>
                <w:tag w:val="goog_rdk_48"/>
              </w:sdtPr>
              <w:sdtContent>
                <w:ins w:author="RUZAINI BINTI IBRAHIM AB" w:id="26" w:date="2025-07-02T08:26:29Z">
                  <w:r w:rsidDel="00000000" w:rsidR="00000000" w:rsidRPr="00000000">
                    <w:rPr>
                      <w:rFonts w:ascii="Calibri" w:cs="Calibri" w:eastAsia="Calibri" w:hAnsi="Calibri"/>
                      <w:highlight w:val="yellow"/>
                    </w:rPr>
                    <w:drawing>
                      <wp:inline distB="114300" distT="114300" distL="114300" distR="114300">
                        <wp:extent cx="314325" cy="314325"/>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14325" cy="314325"/>
                                </a:xfrm>
                                <a:prstGeom prst="rect"/>
                                <a:ln/>
                              </pic:spPr>
                            </pic:pic>
                          </a:graphicData>
                        </a:graphic>
                      </wp:inline>
                    </w:drawing>
                  </w:r>
                </w:ins>
                <w:sdt>
                  <w:sdtPr>
                    <w:id w:val="-1435311985"/>
                    <w:tag w:val="goog_rdk_49"/>
                  </w:sdtPr>
                  <w:sdtContent>
                    <w:ins w:author="RUZAINI BINTI IBRAHIM AB" w:id="26" w:date="2025-07-02T08:26:29Z">
                      <w:r w:rsidDel="00000000" w:rsidR="00000000" w:rsidRPr="00000000">
                        <w:rPr>
                          <w:highlight w:val="yellow"/>
                          <w:rtl w:val="0"/>
                          <w:rPrChange w:author="RUZAINI BINTI IBRAHIM AB" w:id="27" w:date="2025-07-02T08:26:29Z">
                            <w:rPr>
                              <w:rFonts w:ascii="Calibri" w:cs="Calibri" w:eastAsia="Calibri" w:hAnsi="Calibri"/>
                              <w:highlight w:val="yellow"/>
                            </w:rPr>
                          </w:rPrChange>
                        </w:rPr>
                        <w:t xml:space="preserve">(Hasibuan et al., 2024).</w:t>
                      </w:r>
                    </w:ins>
                  </w:sdtContent>
                </w:sdt>
                <w:ins w:author="RUZAINI BINTI IBRAHIM AB" w:id="26" w:date="2025-07-02T08:26:29Z"/>
              </w:sdtContent>
            </w:sdt>
            <w:sdt>
              <w:sdtPr>
                <w:id w:val="1920792036"/>
                <w:tag w:val="goog_rdk_50"/>
              </w:sdtPr>
              <w:sdtContent>
                <w:del w:author="RUZAINI BINTI IBRAHIM AB" w:id="26" w:date="2025-07-02T08:26:29Z"/>
                <w:sdt>
                  <w:sdtPr>
                    <w:id w:val="-768363746"/>
                    <w:tag w:val="goog_rdk_51"/>
                  </w:sdtPr>
                  <w:sdtContent>
                    <w:del w:author="RUZAINI BINTI IBRAHIM AB" w:id="26" w:date="2025-07-02T08:26:29Z">
                      <w:r w:rsidDel="00000000" w:rsidR="00000000" w:rsidRPr="00000000">
                        <w:rPr>
                          <w:highlight w:val="yellow"/>
                          <w:rtl w:val="0"/>
                          <w:rPrChange w:author="RUZAINI BINTI IBRAHIM AB" w:id="27" w:date="2025-07-02T08:26:29Z">
                            <w:rPr>
                              <w:rFonts w:ascii="Calibri" w:cs="Calibri" w:eastAsia="Calibri" w:hAnsi="Calibri"/>
                              <w:highlight w:val="yellow"/>
                            </w:rPr>
                          </w:rPrChange>
                        </w:rPr>
                        <w:delText xml:space="preserve">(</w:delText>
                      </w:r>
                    </w:del>
                  </w:sdtContent>
                </w:sdt>
                <w:del w:author="RUZAINI BINTI IBRAHIM AB" w:id="26" w:date="2025-07-02T08:26:29Z">
                  <w:sdt>
                    <w:sdtPr>
                      <w:id w:val="-482957996"/>
                      <w:tag w:val="goog_rdk_52"/>
                    </w:sdtPr>
                    <w:sdtContent>
                      <w:r w:rsidDel="00000000" w:rsidR="00000000" w:rsidRPr="00000000">
                        <w:rPr>
                          <w:highlight w:val="yellow"/>
                          <w:rtl w:val="0"/>
                          <w:rPrChange w:author="RUZAINI BINTI IBRAHIM AB" w:id="27" w:date="2025-07-02T08:26:29Z">
                            <w:rPr>
                              <w:highlight w:val="yellow"/>
                            </w:rPr>
                          </w:rPrChange>
                        </w:rPr>
                        <w:delText xml:space="preserve">Hasibuan, M. H., Harahap, A. P., &amp; Aurora Hanifah. (2024))</w:delText>
                      </w:r>
                    </w:sdtContent>
                  </w:sdt>
                </w:del>
              </w:sdtContent>
            </w:sdt>
            <w:r w:rsidDel="00000000" w:rsidR="00000000" w:rsidRPr="00000000">
              <w:rPr>
                <w:rtl w:val="0"/>
              </w:rPr>
            </w:r>
          </w:p>
        </w:tc>
        <w:tc>
          <w:tcPr>
            <w:vMerge w:val="continue"/>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645.9375" w:hRule="atLeast"/>
          <w:tblHeader w:val="0"/>
        </w:trPr>
        <w:tc>
          <w:tcPr>
            <w:gridSpan w:val="3"/>
          </w:tcPr>
          <w:p w:rsidR="00000000" w:rsidDel="00000000" w:rsidP="00000000" w:rsidRDefault="00000000" w:rsidRPr="00000000" w14:paraId="0000002C">
            <w:pPr>
              <w:rPr>
                <w:b w:val="1"/>
                <w:color w:val="0000cc"/>
              </w:rPr>
            </w:pPr>
            <w:r w:rsidDel="00000000" w:rsidR="00000000" w:rsidRPr="00000000">
              <w:rPr>
                <w:b w:val="1"/>
                <w:rtl w:val="0"/>
              </w:rPr>
              <w:t xml:space="preserve">SOLUTION:</w:t>
            </w:r>
            <w:sdt>
              <w:sdtPr>
                <w:id w:val="-1548033980"/>
                <w:tag w:val="goog_rdk_53"/>
              </w:sdtPr>
              <w:sdtContent>
                <w:del w:author="RUZAINI BINTI IBRAHIM AB" w:id="28" w:date="2025-07-02T08:29:00Z">
                  <w:r w:rsidDel="00000000" w:rsidR="00000000" w:rsidRPr="00000000">
                    <w:rPr>
                      <w:b w:val="1"/>
                      <w:color w:val="0000cc"/>
                      <w:rtl w:val="0"/>
                    </w:rPr>
                    <w:delText xml:space="preserve">The solution is </w:delText>
                  </w:r>
                </w:del>
              </w:sdtContent>
            </w:sdt>
            <w:sdt>
              <w:sdtPr>
                <w:id w:val="1095361133"/>
                <w:tag w:val="goog_rdk_54"/>
              </w:sdtPr>
              <w:sdtContent>
                <w:ins w:author="RUZAINI BINTI IBRAHIM AB" w:id="28" w:date="2025-07-02T08:29:00Z">
                  <w:r w:rsidDel="00000000" w:rsidR="00000000" w:rsidRPr="00000000">
                    <w:rPr>
                      <w:b w:val="1"/>
                      <w:color w:val="0000cc"/>
                      <w:rtl w:val="0"/>
                    </w:rPr>
                    <w:t xml:space="preserve"> </w:t>
                  </w:r>
                </w:ins>
              </w:sdtContent>
            </w:sdt>
            <w:r w:rsidDel="00000000" w:rsidR="00000000" w:rsidRPr="00000000">
              <w:rPr>
                <w:b w:val="1"/>
                <w:color w:val="0000cc"/>
                <w:rtl w:val="0"/>
              </w:rPr>
              <w:t xml:space="preserve">enhanced parental involvement, limiting children's gadget use, and promoting engaging real-world activities to foster healthy interactions and reduce reliance on digital devices.</w:t>
            </w:r>
          </w:p>
        </w:tc>
      </w:tr>
      <w:tr>
        <w:trPr>
          <w:cantSplit w:val="0"/>
          <w:trHeight w:val="280" w:hRule="atLeast"/>
          <w:tblHeader w:val="0"/>
        </w:trPr>
        <w:tc>
          <w:tcPr/>
          <w:p w:rsidR="00000000" w:rsidDel="00000000" w:rsidP="00000000" w:rsidRDefault="00000000" w:rsidRPr="00000000" w14:paraId="0000002F">
            <w:pPr>
              <w:jc w:val="center"/>
              <w:rPr>
                <w:b w:val="1"/>
              </w:rPr>
            </w:pPr>
            <w:r w:rsidDel="00000000" w:rsidR="00000000" w:rsidRPr="00000000">
              <w:rPr>
                <w:b w:val="1"/>
                <w:rtl w:val="0"/>
              </w:rPr>
              <w:t xml:space="preserve">MAIN IDEAS FROM THE TEXT </w:t>
            </w:r>
          </w:p>
          <w:p w:rsidR="00000000" w:rsidDel="00000000" w:rsidP="00000000" w:rsidRDefault="00000000" w:rsidRPr="00000000" w14:paraId="00000030">
            <w:pPr>
              <w:rPr>
                <w:b w:val="1"/>
              </w:rPr>
            </w:pPr>
            <w:r w:rsidDel="00000000" w:rsidR="00000000" w:rsidRPr="00000000">
              <w:rPr>
                <w:b w:val="1"/>
                <w:rtl w:val="0"/>
              </w:rPr>
              <w:t xml:space="preserve">(Original 1-2 sentence: Supporting Evidence)</w:t>
            </w:r>
          </w:p>
        </w:tc>
        <w:tc>
          <w:tcPr/>
          <w:p w:rsidR="00000000" w:rsidDel="00000000" w:rsidP="00000000" w:rsidRDefault="00000000" w:rsidRPr="00000000" w14:paraId="00000031">
            <w:pPr>
              <w:jc w:val="center"/>
              <w:rPr>
                <w:b w:val="1"/>
              </w:rPr>
            </w:pPr>
            <w:r w:rsidDel="00000000" w:rsidR="00000000" w:rsidRPr="00000000">
              <w:rPr>
                <w:b w:val="1"/>
                <w:rtl w:val="0"/>
              </w:rPr>
              <w:t xml:space="preserve">SUMMARISE/PARAPHRASE</w:t>
            </w:r>
          </w:p>
          <w:p w:rsidR="00000000" w:rsidDel="00000000" w:rsidP="00000000" w:rsidRDefault="00000000" w:rsidRPr="00000000" w14:paraId="00000032">
            <w:pPr>
              <w:jc w:val="center"/>
              <w:rPr/>
            </w:pPr>
            <w:r w:rsidDel="00000000" w:rsidR="00000000" w:rsidRPr="00000000">
              <w:rPr>
                <w:b w:val="1"/>
                <w:rtl w:val="0"/>
              </w:rPr>
              <w:t xml:space="preserve">(Change both words &amp; structure)</w:t>
            </w:r>
            <w:r w:rsidDel="00000000" w:rsidR="00000000" w:rsidRPr="00000000">
              <w:rPr>
                <w:rtl w:val="0"/>
              </w:rPr>
            </w:r>
          </w:p>
        </w:tc>
        <w:tc>
          <w:tcPr/>
          <w:p w:rsidR="00000000" w:rsidDel="00000000" w:rsidP="00000000" w:rsidRDefault="00000000" w:rsidRPr="00000000" w14:paraId="00000033">
            <w:pPr>
              <w:jc w:val="center"/>
              <w:rPr>
                <w:b w:val="1"/>
              </w:rPr>
            </w:pPr>
            <w:r w:rsidDel="00000000" w:rsidR="00000000" w:rsidRPr="00000000">
              <w:rPr>
                <w:b w:val="1"/>
                <w:rtl w:val="0"/>
              </w:rPr>
              <w:t xml:space="preserve">SYNTHESIS</w:t>
            </w:r>
          </w:p>
          <w:p w:rsidR="00000000" w:rsidDel="00000000" w:rsidP="00000000" w:rsidRDefault="00000000" w:rsidRPr="00000000" w14:paraId="00000034">
            <w:pPr>
              <w:jc w:val="center"/>
              <w:rPr>
                <w:b w:val="1"/>
              </w:rPr>
            </w:pPr>
            <w:r w:rsidDel="00000000" w:rsidR="00000000" w:rsidRPr="00000000">
              <w:rPr>
                <w:b w:val="1"/>
                <w:rtl w:val="0"/>
              </w:rPr>
              <w:t xml:space="preserve">(Main Idea 1 + Main Idea 2 + Your Own Idea)</w:t>
            </w:r>
          </w:p>
          <w:p w:rsidR="00000000" w:rsidDel="00000000" w:rsidP="00000000" w:rsidRDefault="00000000" w:rsidRPr="00000000" w14:paraId="00000035">
            <w:pPr>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36">
            <w:pPr>
              <w:spacing w:line="360" w:lineRule="auto"/>
              <w:rPr>
                <w:rFonts w:ascii="Calibri" w:cs="Calibri" w:eastAsia="Calibri" w:hAnsi="Calibri"/>
              </w:rPr>
            </w:pPr>
            <w:r w:rsidDel="00000000" w:rsidR="00000000" w:rsidRPr="00000000">
              <w:rPr>
                <w:rFonts w:ascii="Calibri" w:cs="Calibri" w:eastAsia="Calibri" w:hAnsi="Calibri"/>
                <w:rtl w:val="0"/>
              </w:rPr>
              <w:t xml:space="preserve">1) Parents can start limiting the use of gadgets in children, whether children are given gadgets once a week or every day with a time limit of 10-15 minutes per day.</w:t>
            </w:r>
          </w:p>
        </w:tc>
        <w:tc>
          <w:tcPr/>
          <w:p w:rsidR="00000000" w:rsidDel="00000000" w:rsidP="00000000" w:rsidRDefault="00000000" w:rsidRPr="00000000" w14:paraId="00000037">
            <w:pPr>
              <w:spacing w:line="36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1) It is recommended that parents control their children's use of gadgets A maximum of 10-15 minutes per day should be allocated to the use of gadgets by children once a week or every day.</w:t>
            </w:r>
            <w:sdt>
              <w:sdtPr>
                <w:id w:val="-289489744"/>
                <w:tag w:val="goog_rdk_55"/>
              </w:sdtPr>
              <w:sdtContent>
                <w:ins w:author="RUZAINI BINTI IBRAHIM AB" w:id="29" w:date="2025-07-02T08:31:46Z">
                  <w:r w:rsidDel="00000000" w:rsidR="00000000" w:rsidRPr="00000000">
                    <w:rPr>
                      <w:rFonts w:ascii="Calibri" w:cs="Calibri" w:eastAsia="Calibri" w:hAnsi="Calibri"/>
                      <w:highlight w:val="yellow"/>
                    </w:rPr>
                    <w:drawing>
                      <wp:inline distB="114300" distT="114300" distL="114300" distR="114300">
                        <wp:extent cx="314325" cy="314325"/>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14325" cy="314325"/>
                                </a:xfrm>
                                <a:prstGeom prst="rect"/>
                                <a:ln/>
                              </pic:spPr>
                            </pic:pic>
                          </a:graphicData>
                        </a:graphic>
                      </wp:inline>
                    </w:drawing>
                  </w:r>
                </w:ins>
              </w:sdtContent>
            </w:sdt>
            <w:r w:rsidDel="00000000" w:rsidR="00000000" w:rsidRPr="00000000">
              <w:rPr>
                <w:rFonts w:ascii="Calibri" w:cs="Calibri" w:eastAsia="Calibri" w:hAnsi="Calibri"/>
                <w:b w:val="1"/>
                <w:highlight w:val="yellow"/>
                <w:rtl w:val="0"/>
              </w:rPr>
              <w:t xml:space="preserve"> </w:t>
            </w:r>
            <w:sdt>
              <w:sdtPr>
                <w:id w:val="1348942615"/>
                <w:tag w:val="goog_rdk_56"/>
              </w:sdtPr>
              <w:sdtContent>
                <w:ins w:author="RUZAINI BINTI IBRAHIM AB" w:id="30" w:date="2025-07-02T08:25:08Z">
                  <w:r w:rsidDel="00000000" w:rsidR="00000000" w:rsidRPr="00000000">
                    <w:rPr>
                      <w:rFonts w:ascii="Calibri" w:cs="Calibri" w:eastAsia="Calibri" w:hAnsi="Calibri"/>
                      <w:b w:val="1"/>
                      <w:highlight w:val="yellow"/>
                      <w:rtl w:val="0"/>
                    </w:rPr>
                    <w:t xml:space="preserve">(</w:t>
                  </w:r>
                </w:ins>
                <w:sdt>
                  <w:sdtPr>
                    <w:id w:val="447008135"/>
                    <w:tag w:val="goog_rdk_57"/>
                  </w:sdtPr>
                  <w:sdtContent>
                    <w:ins w:author="RUZAINI BINTI IBRAHIM AB" w:id="30" w:date="2025-07-02T08:25:08Z">
                      <w:r w:rsidDel="00000000" w:rsidR="00000000" w:rsidRPr="00000000">
                        <w:rPr>
                          <w:rtl w:val="0"/>
                          <w:rPrChange w:author="RUZAINI BINTI IBRAHIM AB" w:id="31" w:date="2025-07-02T08:25:08Z">
                            <w:rPr>
                              <w:rFonts w:ascii="Calibri" w:cs="Calibri" w:eastAsia="Calibri" w:hAnsi="Calibri"/>
                              <w:b w:val="1"/>
                              <w:highlight w:val="yellow"/>
                            </w:rPr>
                          </w:rPrChange>
                        </w:rPr>
                        <w:t xml:space="preserve">Wahyuningtyas et al., 2022)</w:t>
                      </w:r>
                    </w:ins>
                  </w:sdtContent>
                </w:sdt>
                <w:ins w:author="RUZAINI BINTI IBRAHIM AB" w:id="30" w:date="2025-07-02T08:25:08Z"/>
              </w:sdtContent>
            </w:sdt>
            <w:sdt>
              <w:sdtPr>
                <w:id w:val="1031967377"/>
                <w:tag w:val="goog_rdk_58"/>
              </w:sdtPr>
              <w:sdtContent>
                <w:del w:author="RUZAINI BINTI IBRAHIM AB" w:id="30" w:date="2025-07-02T08:25:08Z">
                  <w:r w:rsidDel="00000000" w:rsidR="00000000" w:rsidRPr="00000000">
                    <w:rPr>
                      <w:rFonts w:ascii="Calibri" w:cs="Calibri" w:eastAsia="Calibri" w:hAnsi="Calibri"/>
                      <w:b w:val="1"/>
                      <w:highlight w:val="yellow"/>
                      <w:rtl w:val="0"/>
                    </w:rPr>
                    <w:delText xml:space="preserve">(</w:delText>
                  </w:r>
                  <w:r w:rsidDel="00000000" w:rsidR="00000000" w:rsidRPr="00000000">
                    <w:rPr>
                      <w:rFonts w:ascii="Calibri" w:cs="Calibri" w:eastAsia="Calibri" w:hAnsi="Calibri"/>
                      <w:highlight w:val="yellow"/>
                      <w:rtl w:val="0"/>
                    </w:rPr>
                    <w:delText xml:space="preserve">Wahyuningtyas, R., Rochanah, R., &amp; Izatovna, T. S. (2022))</w:delText>
                  </w:r>
                </w:del>
              </w:sdtContent>
            </w:sdt>
            <w:r w:rsidDel="00000000" w:rsidR="00000000" w:rsidRPr="00000000">
              <w:rPr>
                <w:rtl w:val="0"/>
              </w:rPr>
            </w:r>
          </w:p>
        </w:tc>
        <w:tc>
          <w:tcPr>
            <w:vMerge w:val="restart"/>
          </w:tcPr>
          <w:p w:rsidR="00000000" w:rsidDel="00000000" w:rsidP="00000000" w:rsidRDefault="00000000" w:rsidRPr="00000000" w14:paraId="00000038">
            <w:pPr>
              <w:spacing w:line="360" w:lineRule="auto"/>
              <w:rPr/>
            </w:pPr>
            <w:r w:rsidDel="00000000" w:rsidR="00000000" w:rsidRPr="00000000">
              <w:rPr>
                <w:rtl w:val="0"/>
              </w:rPr>
              <w:t xml:space="preserve">Synthesis:</w:t>
            </w:r>
          </w:p>
          <w:p w:rsidR="00000000" w:rsidDel="00000000" w:rsidP="00000000" w:rsidRDefault="00000000" w:rsidRPr="00000000" w14:paraId="00000039">
            <w:pPr>
              <w:spacing w:line="360" w:lineRule="auto"/>
              <w:rPr/>
            </w:pPr>
            <w:r w:rsidDel="00000000" w:rsidR="00000000" w:rsidRPr="00000000">
              <w:rPr>
                <w:rtl w:val="0"/>
              </w:rPr>
              <w:t xml:space="preserve">Parents should limit the time children use the gadget.</w:t>
            </w:r>
            <w:r w:rsidDel="00000000" w:rsidR="00000000" w:rsidRPr="00000000">
              <w:rPr>
                <w:rFonts w:ascii="Calibri" w:cs="Calibri" w:eastAsia="Calibri" w:hAnsi="Calibri"/>
                <w:b w:val="1"/>
                <w:rtl w:val="0"/>
              </w:rPr>
              <w:t xml:space="preserve"> </w:t>
            </w:r>
            <w:sdt>
              <w:sdtPr>
                <w:id w:val="670286491"/>
                <w:tag w:val="goog_rdk_59"/>
              </w:sdtPr>
              <w:sdtContent>
                <w:ins w:author="RUZAINI BINTI IBRAHIM AB" w:id="32" w:date="2025-07-02T08:25:24Z"/>
                <w:sdt>
                  <w:sdtPr>
                    <w:id w:val="-641383877"/>
                    <w:tag w:val="goog_rdk_60"/>
                  </w:sdtPr>
                  <w:sdtContent>
                    <w:ins w:author="RUZAINI BINTI IBRAHIM AB" w:id="32" w:date="2025-07-02T08:25:24Z">
                      <w:r w:rsidDel="00000000" w:rsidR="00000000" w:rsidRPr="00000000">
                        <w:rPr>
                          <w:b w:val="1"/>
                          <w:highlight w:val="yellow"/>
                          <w:rtl w:val="0"/>
                          <w:rPrChange w:author="RUZAINI BINTI IBRAHIM AB" w:id="33" w:date="2025-07-02T08:25:24Z">
                            <w:rPr>
                              <w:rFonts w:ascii="Calibri" w:cs="Calibri" w:eastAsia="Calibri" w:hAnsi="Calibri"/>
                              <w:b w:val="1"/>
                            </w:rPr>
                          </w:rPrChange>
                        </w:rPr>
                        <w:t xml:space="preserve">(</w:t>
                      </w:r>
                    </w:ins>
                  </w:sdtContent>
                </w:sdt>
                <w:ins w:author="RUZAINI BINTI IBRAHIM AB" w:id="32" w:date="2025-07-02T08:25:24Z">
                  <w:sdt>
                    <w:sdtPr>
                      <w:id w:val="-830726426"/>
                      <w:tag w:val="goog_rdk_61"/>
                    </w:sdtPr>
                    <w:sdtContent>
                      <w:r w:rsidDel="00000000" w:rsidR="00000000" w:rsidRPr="00000000">
                        <w:rPr>
                          <w:rtl w:val="0"/>
                          <w:rPrChange w:author="RUZAINI BINTI IBRAHIM AB" w:id="33" w:date="2025-07-02T08:25:24Z">
                            <w:rPr>
                              <w:rFonts w:ascii="Calibri" w:cs="Calibri" w:eastAsia="Calibri" w:hAnsi="Calibri"/>
                              <w:b w:val="1"/>
                            </w:rPr>
                          </w:rPrChange>
                        </w:rPr>
                        <w:t xml:space="preserve">Wahyuningtyas et al., 2022)</w:t>
                      </w:r>
                    </w:sdtContent>
                  </w:sdt>
                </w:ins>
              </w:sdtContent>
            </w:sdt>
            <w:sdt>
              <w:sdtPr>
                <w:id w:val="928739299"/>
                <w:tag w:val="goog_rdk_62"/>
              </w:sdtPr>
              <w:sdtContent>
                <w:del w:author="RUZAINI BINTI IBRAHIM AB" w:id="32" w:date="2025-07-02T08:25:24Z"/>
                <w:sdt>
                  <w:sdtPr>
                    <w:id w:val="-2039912479"/>
                    <w:tag w:val="goog_rdk_63"/>
                  </w:sdtPr>
                  <w:sdtContent>
                    <w:del w:author="RUZAINI BINTI IBRAHIM AB" w:id="32" w:date="2025-07-02T08:25:24Z">
                      <w:r w:rsidDel="00000000" w:rsidR="00000000" w:rsidRPr="00000000">
                        <w:rPr>
                          <w:rtl w:val="0"/>
                          <w:rPrChange w:author="RUZAINI BINTI IBRAHIM AB" w:id="33" w:date="2025-07-02T08:25:24Z">
                            <w:rPr>
                              <w:rFonts w:ascii="Calibri" w:cs="Calibri" w:eastAsia="Calibri" w:hAnsi="Calibri"/>
                              <w:b w:val="1"/>
                            </w:rPr>
                          </w:rPrChange>
                        </w:rPr>
                        <w:delText xml:space="preserve">( </w:delText>
                      </w:r>
                    </w:del>
                  </w:sdtContent>
                </w:sdt>
                <w:del w:author="RUZAINI BINTI IBRAHIM AB" w:id="32" w:date="2025-07-02T08:25:24Z">
                  <w:sdt>
                    <w:sdtPr>
                      <w:id w:val="-1395356853"/>
                      <w:tag w:val="goog_rdk_64"/>
                    </w:sdtPr>
                    <w:sdtContent>
                      <w:r w:rsidDel="00000000" w:rsidR="00000000" w:rsidRPr="00000000">
                        <w:rPr>
                          <w:rtl w:val="0"/>
                          <w:rPrChange w:author="RUZAINI BINTI IBRAHIM AB" w:id="33" w:date="2025-07-02T08:25:24Z">
                            <w:rPr>
                              <w:rFonts w:ascii="Calibri" w:cs="Calibri" w:eastAsia="Calibri" w:hAnsi="Calibri"/>
                            </w:rPr>
                          </w:rPrChange>
                        </w:rPr>
                        <w:delText xml:space="preserve">Wahyuningtyas, R., Rochanah, R., &amp; Izatovna, T. S. (2022)) </w:delText>
                      </w:r>
                    </w:sdtContent>
                  </w:sdt>
                </w:del>
              </w:sdtContent>
            </w:sdt>
            <w:sdt>
              <w:sdtPr>
                <w:id w:val="456584534"/>
                <w:tag w:val="goog_rdk_65"/>
              </w:sdtPr>
              <w:sdtContent>
                <w:ins w:author="RUZAINI BINTI IBRAHIM AB" w:id="32" w:date="2025-07-02T08:25:24Z">
                  <w:sdt>
                    <w:sdtPr>
                      <w:id w:val="-1025890858"/>
                      <w:tag w:val="goog_rdk_66"/>
                    </w:sdtPr>
                    <w:sdtContent>
                      <w:del w:author="RUZAINI BINTI IBRAHIM AB" w:id="32" w:date="2025-07-02T08:25:24Z"/>
                    </w:sdtContent>
                  </w:sdt>
                </w:ins>
                <w:sdt>
                  <w:sdtPr>
                    <w:id w:val="-207585566"/>
                    <w:tag w:val="goog_rdk_67"/>
                  </w:sdtPr>
                  <w:sdtContent>
                    <w:ins w:author="RUZAINI BINTI IBRAHIM AB" w:id="32" w:date="2025-07-02T08:25:24Z">
                      <w:del w:author="RUZAINI BINTI IBRAHIM AB" w:id="32" w:date="2025-07-02T08:25:24Z">
                        <w:r w:rsidDel="00000000" w:rsidR="00000000" w:rsidRPr="00000000">
                          <w:rPr>
                            <w:rtl w:val="0"/>
                            <w:rPrChange w:author="RUZAINI BINTI IBRAHIM AB" w:id="33" w:date="2025-07-02T08:25:24Z">
                              <w:rPr>
                                <w:rFonts w:ascii="Calibri" w:cs="Calibri" w:eastAsia="Calibri" w:hAnsi="Calibri"/>
                              </w:rPr>
                            </w:rPrChange>
                          </w:rPr>
                          <w:delText xml:space="preserve">Parents can reward</w:delText>
                        </w:r>
                      </w:del>
                    </w:ins>
                  </w:sdtContent>
                </w:sdt>
                <w:ins w:author="RUZAINI BINTI IBRAHIM AB" w:id="32" w:date="2025-07-02T08:25:24Z">
                  <w:del w:author="RUZAINI BINTI IBRAHIM AB" w:id="32" w:date="2025-07-02T08:25:24Z"/>
                </w:ins>
              </w:sdtContent>
            </w:sdt>
            <w:sdt>
              <w:sdtPr>
                <w:id w:val="746559840"/>
                <w:tag w:val="goog_rdk_68"/>
              </w:sdtPr>
              <w:sdtContent>
                <w:del w:author="RUZAINI BINTI IBRAHIM AB" w:id="32" w:date="2025-07-02T08:25:24Z"/>
                <w:sdt>
                  <w:sdtPr>
                    <w:id w:val="1649975890"/>
                    <w:tag w:val="goog_rdk_69"/>
                  </w:sdtPr>
                  <w:sdtContent>
                    <w:del w:author="RUZAINI BINTI IBRAHIM AB" w:id="32" w:date="2025-07-02T08:25:24Z">
                      <w:r w:rsidDel="00000000" w:rsidR="00000000" w:rsidRPr="00000000">
                        <w:rPr>
                          <w:rtl w:val="0"/>
                          <w:rPrChange w:author="RUZAINI BINTI IBRAHIM AB" w:id="33" w:date="2025-07-02T08:25:24Z">
                            <w:rPr/>
                          </w:rPrChange>
                        </w:rPr>
                        <w:delText xml:space="preserve">It is possible for parents to reward</w:delText>
                      </w:r>
                    </w:del>
                  </w:sdtContent>
                </w:sdt>
                <w:del w:author="RUZAINI BINTI IBRAHIM AB" w:id="32" w:date="2025-07-02T08:25:24Z"/>
              </w:sdtContent>
            </w:sdt>
            <w:r w:rsidDel="00000000" w:rsidR="00000000" w:rsidRPr="00000000">
              <w:rPr>
                <w:rtl w:val="0"/>
              </w:rPr>
              <w:t xml:space="preserve"> their children if they </w:t>
            </w:r>
            <w:sdt>
              <w:sdtPr>
                <w:id w:val="-2019543938"/>
                <w:tag w:val="goog_rdk_70"/>
              </w:sdtPr>
              <w:sdtContent>
                <w:ins w:author="RUZAINI BINTI IBRAHIM AB" w:id="34" w:date="2025-07-02T08:33:28Z"/>
                <w:sdt>
                  <w:sdtPr>
                    <w:id w:val="-841801696"/>
                    <w:tag w:val="goog_rdk_71"/>
                  </w:sdtPr>
                  <w:sdtContent>
                    <w:ins w:author="RUZAINI BINTI IBRAHIM AB" w:id="34" w:date="2025-07-02T08:33:28Z">
                      <w:r w:rsidDel="00000000" w:rsidR="00000000" w:rsidRPr="00000000">
                        <w:rPr>
                          <w:rtl w:val="0"/>
                          <w:rPrChange w:author="RUZAINI BINTI IBRAHIM AB" w:id="35" w:date="2025-07-02T08:33:28Z">
                            <w:rPr/>
                          </w:rPrChange>
                        </w:rPr>
                        <w:t xml:space="preserve">can</w:t>
                      </w:r>
                    </w:ins>
                  </w:sdtContent>
                </w:sdt>
                <w:ins w:author="RUZAINI BINTI IBRAHIM AB" w:id="34" w:date="2025-07-02T08:33:28Z"/>
              </w:sdtContent>
            </w:sdt>
            <w:sdt>
              <w:sdtPr>
                <w:id w:val="401136253"/>
                <w:tag w:val="goog_rdk_72"/>
              </w:sdtPr>
              <w:sdtContent>
                <w:del w:author="RUZAINI BINTI IBRAHIM AB" w:id="34" w:date="2025-07-02T08:33:28Z"/>
                <w:sdt>
                  <w:sdtPr>
                    <w:id w:val="319551208"/>
                    <w:tag w:val="goog_rdk_73"/>
                  </w:sdtPr>
                  <w:sdtContent>
                    <w:del w:author="RUZAINI BINTI IBRAHIM AB" w:id="34" w:date="2025-07-02T08:33:28Z">
                      <w:r w:rsidDel="00000000" w:rsidR="00000000" w:rsidRPr="00000000">
                        <w:rPr>
                          <w:rtl w:val="0"/>
                          <w:rPrChange w:author="RUZAINI BINTI IBRAHIM AB" w:id="35" w:date="2025-07-02T08:33:28Z">
                            <w:rPr/>
                          </w:rPrChange>
                        </w:rPr>
                        <w:delText xml:space="preserve">are able to</w:delText>
                      </w:r>
                    </w:del>
                  </w:sdtContent>
                </w:sdt>
                <w:del w:author="RUZAINI BINTI IBRAHIM AB" w:id="34" w:date="2025-07-02T08:33:28Z"/>
              </w:sdtContent>
            </w:sdt>
            <w:r w:rsidDel="00000000" w:rsidR="00000000" w:rsidRPr="00000000">
              <w:rPr>
                <w:rtl w:val="0"/>
              </w:rPr>
              <w:t xml:space="preserve"> adhere to screen time limits or reduce their use of gadgets. Alternatively, if the rules are broken, parents can provide clear and loving consequences, such as restricting the use of technology.</w:t>
            </w:r>
          </w:p>
          <w:p w:rsidR="00000000" w:rsidDel="00000000" w:rsidP="00000000" w:rsidRDefault="00000000" w:rsidRPr="00000000" w14:paraId="0000003A">
            <w:pPr>
              <w:spacing w:line="360" w:lineRule="auto"/>
              <w:rPr/>
            </w:pPr>
            <w:r w:rsidDel="00000000" w:rsidR="00000000" w:rsidRPr="00000000">
              <w:rPr>
                <w:rtl w:val="0"/>
              </w:rPr>
              <w:t xml:space="preserve">Moreover, it is recommended that parents begin by familiarizing their children with a number of activities that do not involve gadgets, such as sports, studying together, and reading books, in order to prevent gadget addiction. </w:t>
            </w:r>
            <w:sdt>
              <w:sdtPr>
                <w:id w:val="126177942"/>
                <w:tag w:val="goog_rdk_74"/>
              </w:sdtPr>
              <w:sdtContent>
                <w:ins w:author="RUZAINI BINTI IBRAHIM AB" w:id="36" w:date="2025-07-02T08:25:30Z"/>
                <w:sdt>
                  <w:sdtPr>
                    <w:id w:val="1428164588"/>
                    <w:tag w:val="goog_rdk_75"/>
                  </w:sdtPr>
                  <w:sdtContent>
                    <w:ins w:author="RUZAINI BINTI IBRAHIM AB" w:id="36" w:date="2025-07-02T08:25:30Z">
                      <w:r w:rsidDel="00000000" w:rsidR="00000000" w:rsidRPr="00000000">
                        <w:rPr>
                          <w:b w:val="1"/>
                          <w:highlight w:val="yellow"/>
                          <w:rtl w:val="0"/>
                          <w:rPrChange w:author="RUZAINI BINTI IBRAHIM AB" w:id="37" w:date="2025-07-02T08:25:30Z">
                            <w:rPr/>
                          </w:rPrChange>
                        </w:rPr>
                        <w:t xml:space="preserve">(</w:t>
                      </w:r>
                    </w:ins>
                  </w:sdtContent>
                </w:sdt>
                <w:ins w:author="RUZAINI BINTI IBRAHIM AB" w:id="36" w:date="2025-07-02T08:25:30Z">
                  <w:sdt>
                    <w:sdtPr>
                      <w:id w:val="1933095686"/>
                      <w:tag w:val="goog_rdk_76"/>
                    </w:sdtPr>
                    <w:sdtContent>
                      <w:r w:rsidDel="00000000" w:rsidR="00000000" w:rsidRPr="00000000">
                        <w:rPr>
                          <w:rtl w:val="0"/>
                          <w:rPrChange w:author="RUZAINI BINTI IBRAHIM AB" w:id="37" w:date="2025-07-02T08:25:30Z">
                            <w:rPr/>
                          </w:rPrChange>
                        </w:rPr>
                        <w:t xml:space="preserve">Wahyuningtyas et al., 2022)</w:t>
                      </w:r>
                    </w:sdtContent>
                  </w:sdt>
                </w:ins>
              </w:sdtContent>
            </w:sdt>
            <w:sdt>
              <w:sdtPr>
                <w:id w:val="588136656"/>
                <w:tag w:val="goog_rdk_77"/>
              </w:sdtPr>
              <w:sdtContent>
                <w:del w:author="RUZAINI BINTI IBRAHIM AB" w:id="36" w:date="2025-07-02T08:25:30Z"/>
                <w:sdt>
                  <w:sdtPr>
                    <w:id w:val="-668229229"/>
                    <w:tag w:val="goog_rdk_78"/>
                  </w:sdtPr>
                  <w:sdtContent>
                    <w:del w:author="RUZAINI BINTI IBRAHIM AB" w:id="36" w:date="2025-07-02T08:25:30Z">
                      <w:r w:rsidDel="00000000" w:rsidR="00000000" w:rsidRPr="00000000">
                        <w:rPr>
                          <w:rtl w:val="0"/>
                          <w:rPrChange w:author="RUZAINI BINTI IBRAHIM AB" w:id="37" w:date="2025-07-02T08:25:30Z">
                            <w:rPr>
                              <w:rFonts w:ascii="Calibri" w:cs="Calibri" w:eastAsia="Calibri" w:hAnsi="Calibri"/>
                              <w:b w:val="1"/>
                            </w:rPr>
                          </w:rPrChange>
                        </w:rPr>
                        <w:delText xml:space="preserve">(</w:delText>
                      </w:r>
                    </w:del>
                  </w:sdtContent>
                </w:sdt>
                <w:del w:author="RUZAINI BINTI IBRAHIM AB" w:id="36" w:date="2025-07-02T08:25:30Z">
                  <w:sdt>
                    <w:sdtPr>
                      <w:id w:val="55342491"/>
                      <w:tag w:val="goog_rdk_79"/>
                    </w:sdtPr>
                    <w:sdtContent>
                      <w:r w:rsidDel="00000000" w:rsidR="00000000" w:rsidRPr="00000000">
                        <w:rPr>
                          <w:rtl w:val="0"/>
                          <w:rPrChange w:author="RUZAINI BINTI IBRAHIM AB" w:id="37" w:date="2025-07-02T08:25:30Z">
                            <w:rPr>
                              <w:rFonts w:ascii="Calibri" w:cs="Calibri" w:eastAsia="Calibri" w:hAnsi="Calibri"/>
                            </w:rPr>
                          </w:rPrChange>
                        </w:rPr>
                        <w:delText xml:space="preserve">Wahyuningtyas, R., Rochanah, R., &amp; Izatovna, T. S. (2022))</w:delText>
                      </w:r>
                    </w:sdtContent>
                  </w:sdt>
                  <w:sdt>
                    <w:sdtPr>
                      <w:id w:val="-2026743486"/>
                      <w:tag w:val="goog_rdk_80"/>
                    </w:sdtPr>
                    <w:sdtContent>
                      <w:r w:rsidDel="00000000" w:rsidR="00000000" w:rsidRPr="00000000">
                        <w:rPr>
                          <w:rtl w:val="0"/>
                          <w:rPrChange w:author="RUZAINI BINTI IBRAHIM AB" w:id="37" w:date="2025-07-02T08:25:30Z">
                            <w:rPr/>
                          </w:rPrChange>
                        </w:rPr>
                        <w:delText xml:space="preserve"> </w:delText>
                      </w:r>
                    </w:sdtContent>
                  </w:sdt>
                </w:del>
              </w:sdtContent>
            </w:sdt>
            <w:r w:rsidDel="00000000" w:rsidR="00000000" w:rsidRPr="00000000">
              <w:rPr>
                <w:rFonts w:ascii="Calibri" w:cs="Calibri" w:eastAsia="Calibri" w:hAnsi="Calibri"/>
                <w:rtl w:val="0"/>
              </w:rPr>
              <w:t xml:space="preserve">It is possible to distract them from playing with gadgets by engaging them in </w:t>
            </w:r>
            <w:sdt>
              <w:sdtPr>
                <w:id w:val="-1555688870"/>
                <w:tag w:val="goog_rdk_81"/>
              </w:sdtPr>
              <w:sdtContent>
                <w:ins w:author="RUZAINI BINTI IBRAHIM AB" w:id="38" w:date="2025-07-02T08:33:46Z">
                  <w:r w:rsidDel="00000000" w:rsidR="00000000" w:rsidRPr="00000000">
                    <w:rPr>
                      <w:rFonts w:ascii="Calibri" w:cs="Calibri" w:eastAsia="Calibri" w:hAnsi="Calibri"/>
                      <w:rtl w:val="0"/>
                    </w:rPr>
                    <w:t xml:space="preserve">real-life </w:t>
                  </w:r>
                </w:ins>
              </w:sdtContent>
            </w:sdt>
            <w:r w:rsidDel="00000000" w:rsidR="00000000" w:rsidRPr="00000000">
              <w:rPr>
                <w:rFonts w:ascii="Calibri" w:cs="Calibri" w:eastAsia="Calibri" w:hAnsi="Calibri"/>
                <w:rtl w:val="0"/>
              </w:rPr>
              <w:t xml:space="preserve">activities.</w:t>
            </w:r>
            <w:r w:rsidDel="00000000" w:rsidR="00000000" w:rsidRPr="00000000">
              <w:rPr>
                <w:rtl w:val="0"/>
              </w:rPr>
              <w:t xml:space="preserve"> </w:t>
            </w:r>
            <w:r w:rsidDel="00000000" w:rsidR="00000000" w:rsidRPr="00000000">
              <w:rPr>
                <w:rFonts w:ascii="Calibri" w:cs="Calibri" w:eastAsia="Calibri" w:hAnsi="Calibri"/>
                <w:rtl w:val="0"/>
              </w:rPr>
              <w:t xml:space="preserve">As a result of the release of dopamine during real-world activities, they feel happy. </w:t>
            </w:r>
            <w:r w:rsidDel="00000000" w:rsidR="00000000" w:rsidRPr="00000000">
              <w:rPr>
                <w:rtl w:val="0"/>
              </w:rPr>
              <w:t xml:space="preserve">Hence, children will not be completely reliant on gadgets for entertainment and daily activities. As a result of participating in these real-life activities together, parents can foster healthier habits, encourage social interaction, and reduce their reliance on digital entertainment. A consistent level of parental involvement and communication is necessary</w:t>
            </w:r>
            <w:sdt>
              <w:sdtPr>
                <w:id w:val="-419975589"/>
                <w:tag w:val="goog_rdk_82"/>
              </w:sdtPr>
              <w:sdtContent>
                <w:del w:author="RUZAINI BINTI IBRAHIM AB" w:id="39" w:date="2025-07-02T08:34:08Z">
                  <w:r w:rsidDel="00000000" w:rsidR="00000000" w:rsidRPr="00000000">
                    <w:rPr>
                      <w:rtl w:val="0"/>
                    </w:rPr>
                    <w:delText xml:space="preserve"> in order</w:delText>
                  </w:r>
                </w:del>
              </w:sdtContent>
            </w:sdt>
            <w:r w:rsidDel="00000000" w:rsidR="00000000" w:rsidRPr="00000000">
              <w:rPr>
                <w:rtl w:val="0"/>
              </w:rPr>
              <w:t xml:space="preserve"> to effectively manage the use of gadgets by children and to promote their balanced development.</w:t>
            </w:r>
            <w:sdt>
              <w:sdtPr>
                <w:id w:val="211149409"/>
                <w:tag w:val="goog_rdk_83"/>
              </w:sdtPr>
              <w:sdtContent>
                <w:ins w:author="RUZAINI BINTI IBRAHIM AB" w:id="40" w:date="2025-07-02T08:34:12Z">
                  <w:r w:rsidDel="00000000" w:rsidR="00000000" w:rsidRPr="00000000">
                    <w:rPr/>
                    <w:drawing>
                      <wp:inline distB="114300" distT="114300" distL="114300" distR="114300">
                        <wp:extent cx="314325" cy="314325"/>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14325" cy="314325"/>
                                </a:xfrm>
                                <a:prstGeom prst="rect"/>
                                <a:ln/>
                              </pic:spPr>
                            </pic:pic>
                          </a:graphicData>
                        </a:graphic>
                      </wp:inline>
                    </w:drawing>
                  </w:r>
                </w:ins>
              </w:sdtContent>
            </w:sdt>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3B">
            <w:pPr>
              <w:spacing w:line="360" w:lineRule="auto"/>
              <w:rPr>
                <w:rFonts w:ascii="Calibri" w:cs="Calibri" w:eastAsia="Calibri" w:hAnsi="Calibri"/>
              </w:rPr>
            </w:pPr>
            <w:r w:rsidDel="00000000" w:rsidR="00000000" w:rsidRPr="00000000">
              <w:rPr>
                <w:rFonts w:ascii="Calibri" w:cs="Calibri" w:eastAsia="Calibri" w:hAnsi="Calibri"/>
                <w:rtl w:val="0"/>
              </w:rPr>
              <w:t xml:space="preserve">2) However, it should be noted that in the process of limiting, it is also necessary for parents to cooperate, namely by not using too many gadgets in front of their children.</w:t>
            </w:r>
          </w:p>
        </w:tc>
        <w:tc>
          <w:tcPr/>
          <w:p w:rsidR="00000000" w:rsidDel="00000000" w:rsidP="00000000" w:rsidRDefault="00000000" w:rsidRPr="00000000" w14:paraId="0000003C">
            <w:pPr>
              <w:spacing w:line="360" w:lineRule="auto"/>
              <w:rPr>
                <w:rFonts w:ascii="Calibri" w:cs="Calibri" w:eastAsia="Calibri" w:hAnsi="Calibri"/>
                <w:highlight w:val="yellow"/>
              </w:rPr>
            </w:pPr>
            <w:r w:rsidDel="00000000" w:rsidR="00000000" w:rsidRPr="00000000">
              <w:rPr>
                <w:rFonts w:ascii="Calibri" w:cs="Calibri" w:eastAsia="Calibri" w:hAnsi="Calibri"/>
                <w:rtl w:val="0"/>
              </w:rPr>
              <w:t xml:space="preserve">2)</w:t>
            </w:r>
            <w:sdt>
              <w:sdtPr>
                <w:id w:val="1536786043"/>
                <w:tag w:val="goog_rdk_84"/>
              </w:sdtPr>
              <w:sdtContent>
                <w:commentRangeStart w:id="4"/>
              </w:sdtContent>
            </w:sdt>
            <w:sdt>
              <w:sdtPr>
                <w:id w:val="-601937785"/>
                <w:tag w:val="goog_rdk_85"/>
              </w:sdtPr>
              <w:sdtContent>
                <w:commentRangeStart w:id="5"/>
              </w:sdtContent>
            </w:sdt>
            <w:r w:rsidDel="00000000" w:rsidR="00000000" w:rsidRPr="00000000">
              <w:rPr>
                <w:rFonts w:ascii="Calibri" w:cs="Calibri" w:eastAsia="Calibri" w:hAnsi="Calibri"/>
                <w:rtl w:val="0"/>
              </w:rPr>
              <w:t xml:space="preserve"> </w:t>
            </w:r>
            <w:commentRangeEnd w:id="4"/>
            <w:r w:rsidDel="00000000" w:rsidR="00000000" w:rsidRPr="00000000">
              <w:commentReference w:id="4"/>
            </w:r>
            <w:r w:rsidDel="00000000" w:rsidR="00000000" w:rsidRPr="00000000">
              <w:rPr>
                <w:rtl w:val="0"/>
              </w:rPr>
              <w:t xml:space="preserve">Limiting requires parents to cooperate with their children by refraining from using too many gadgets in front of them. Despite this, it is essential to maintain this level of cooperation.</w:t>
            </w:r>
            <w:commentRangeEnd w:id="5"/>
            <w:r w:rsidDel="00000000" w:rsidR="00000000" w:rsidRPr="00000000">
              <w:commentReference w:id="5"/>
            </w:r>
            <w:r w:rsidDel="00000000" w:rsidR="00000000" w:rsidRPr="00000000">
              <w:rPr>
                <w:rtl w:val="0"/>
              </w:rPr>
              <w:t xml:space="preserve">  </w:t>
            </w:r>
            <w:sdt>
              <w:sdtPr>
                <w:id w:val="571884830"/>
                <w:tag w:val="goog_rdk_86"/>
              </w:sdtPr>
              <w:sdtContent>
                <w:ins w:author="RUZAINI BINTI IBRAHIM AB" w:id="41" w:date="2025-07-02T08:25:35Z"/>
                <w:sdt>
                  <w:sdtPr>
                    <w:id w:val="-582048129"/>
                    <w:tag w:val="goog_rdk_87"/>
                  </w:sdtPr>
                  <w:sdtContent>
                    <w:ins w:author="RUZAINI BINTI IBRAHIM AB" w:id="41" w:date="2025-07-02T08:25:35Z">
                      <w:r w:rsidDel="00000000" w:rsidR="00000000" w:rsidRPr="00000000">
                        <w:rPr>
                          <w:b w:val="1"/>
                          <w:highlight w:val="yellow"/>
                          <w:rtl w:val="0"/>
                          <w:rPrChange w:author="RUZAINI BINTI IBRAHIM AB" w:id="42" w:date="2025-07-02T08:25:35Z">
                            <w:rPr>
                              <w:rFonts w:ascii="Calibri" w:cs="Calibri" w:eastAsia="Calibri" w:hAnsi="Calibri"/>
                            </w:rPr>
                          </w:rPrChange>
                        </w:rPr>
                        <w:t xml:space="preserve">(</w:t>
                      </w:r>
                    </w:ins>
                  </w:sdtContent>
                </w:sdt>
                <w:ins w:author="RUZAINI BINTI IBRAHIM AB" w:id="41" w:date="2025-07-02T08:25:35Z">
                  <w:sdt>
                    <w:sdtPr>
                      <w:id w:val="-944584406"/>
                      <w:tag w:val="goog_rdk_88"/>
                    </w:sdtPr>
                    <w:sdtContent>
                      <w:r w:rsidDel="00000000" w:rsidR="00000000" w:rsidRPr="00000000">
                        <w:rPr>
                          <w:rtl w:val="0"/>
                          <w:rPrChange w:author="RUZAINI BINTI IBRAHIM AB" w:id="42" w:date="2025-07-02T08:25:35Z">
                            <w:rPr>
                              <w:rFonts w:ascii="Calibri" w:cs="Calibri" w:eastAsia="Calibri" w:hAnsi="Calibri"/>
                            </w:rPr>
                          </w:rPrChange>
                        </w:rPr>
                        <w:t xml:space="preserve">Wahyuningtyas et al., 2022)</w:t>
                      </w:r>
                    </w:sdtContent>
                  </w:sdt>
                </w:ins>
              </w:sdtContent>
            </w:sdt>
            <w:sdt>
              <w:sdtPr>
                <w:id w:val="117811564"/>
                <w:tag w:val="goog_rdk_89"/>
              </w:sdtPr>
              <w:sdtContent>
                <w:del w:author="RUZAINI BINTI IBRAHIM AB" w:id="41" w:date="2025-07-02T08:25:35Z"/>
                <w:sdt>
                  <w:sdtPr>
                    <w:id w:val="-864415047"/>
                    <w:tag w:val="goog_rdk_90"/>
                  </w:sdtPr>
                  <w:sdtContent>
                    <w:del w:author="RUZAINI BINTI IBRAHIM AB" w:id="41" w:date="2025-07-02T08:25:35Z">
                      <w:r w:rsidDel="00000000" w:rsidR="00000000" w:rsidRPr="00000000">
                        <w:rPr>
                          <w:rtl w:val="0"/>
                          <w:rPrChange w:author="RUZAINI BINTI IBRAHIM AB" w:id="42" w:date="2025-07-02T08:25:35Z">
                            <w:rPr>
                              <w:rFonts w:ascii="Calibri" w:cs="Calibri" w:eastAsia="Calibri" w:hAnsi="Calibri"/>
                              <w:b w:val="1"/>
                            </w:rPr>
                          </w:rPrChange>
                        </w:rPr>
                        <w:delText xml:space="preserve">(</w:delText>
                      </w:r>
                    </w:del>
                  </w:sdtContent>
                </w:sdt>
                <w:del w:author="RUZAINI BINTI IBRAHIM AB" w:id="41" w:date="2025-07-02T08:25:35Z">
                  <w:sdt>
                    <w:sdtPr>
                      <w:id w:val="1698592923"/>
                      <w:tag w:val="goog_rdk_91"/>
                    </w:sdtPr>
                    <w:sdtContent>
                      <w:r w:rsidDel="00000000" w:rsidR="00000000" w:rsidRPr="00000000">
                        <w:rPr>
                          <w:rtl w:val="0"/>
                          <w:rPrChange w:author="RUZAINI BINTI IBRAHIM AB" w:id="42" w:date="2025-07-02T08:25:35Z">
                            <w:rPr>
                              <w:rFonts w:ascii="Calibri" w:cs="Calibri" w:eastAsia="Calibri" w:hAnsi="Calibri"/>
                            </w:rPr>
                          </w:rPrChange>
                        </w:rPr>
                        <w:delText xml:space="preserve">Wahyuningtyas, R., Rochanah, R., &amp; Izatovna, T. S. (2022))</w:delText>
                      </w:r>
                    </w:sdtContent>
                  </w:sdt>
                </w:del>
              </w:sdtContent>
            </w:sdt>
            <w:r w:rsidDel="00000000" w:rsidR="00000000" w:rsidRPr="00000000">
              <w:rPr>
                <w:rtl w:val="0"/>
              </w:rPr>
            </w:r>
          </w:p>
        </w:tc>
        <w:tc>
          <w:tcPr>
            <w:vMerge w:val="continue"/>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highlight w:val="yellow"/>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3E">
            <w:pPr>
              <w:spacing w:line="360" w:lineRule="auto"/>
              <w:rPr>
                <w:rFonts w:ascii="Calibri" w:cs="Calibri" w:eastAsia="Calibri" w:hAnsi="Calibri"/>
              </w:rPr>
            </w:pPr>
            <w:r w:rsidDel="00000000" w:rsidR="00000000" w:rsidRPr="00000000">
              <w:rPr>
                <w:rFonts w:ascii="Calibri" w:cs="Calibri" w:eastAsia="Calibri" w:hAnsi="Calibri"/>
                <w:rtl w:val="0"/>
              </w:rPr>
              <w:t xml:space="preserve">3) Furthermore, parents can also try to divert children's game media from gadgets to real games. Whether parents invite children to play crochet, stack blocks and so on.</w:t>
            </w:r>
          </w:p>
        </w:tc>
        <w:tc>
          <w:tcPr/>
          <w:p w:rsidR="00000000" w:rsidDel="00000000" w:rsidP="00000000" w:rsidRDefault="00000000" w:rsidRPr="00000000" w14:paraId="0000003F">
            <w:pPr>
              <w:spacing w:line="360" w:lineRule="auto"/>
              <w:rPr>
                <w:rFonts w:ascii="Calibri" w:cs="Calibri" w:eastAsia="Calibri" w:hAnsi="Calibri"/>
              </w:rPr>
            </w:pPr>
            <w:r w:rsidDel="00000000" w:rsidR="00000000" w:rsidRPr="00000000">
              <w:rPr>
                <w:rFonts w:ascii="Calibri" w:cs="Calibri" w:eastAsia="Calibri" w:hAnsi="Calibri"/>
                <w:highlight w:val="yellow"/>
                <w:rtl w:val="0"/>
              </w:rPr>
              <w:t xml:space="preserve">3) Moreover, parents can also take steps to divert children's play</w:t>
            </w:r>
            <w:sdt>
              <w:sdtPr>
                <w:id w:val="-1821826636"/>
                <w:tag w:val="goog_rdk_92"/>
              </w:sdtPr>
              <w:sdtContent>
                <w:ins w:author="RUZAINI BINTI IBRAHIM AB" w:id="43" w:date="2025-07-02T08:32:53Z"/>
                <w:sdt>
                  <w:sdtPr>
                    <w:id w:val="1268429249"/>
                    <w:tag w:val="goog_rdk_93"/>
                  </w:sdtPr>
                  <w:sdtContent>
                    <w:ins w:author="RUZAINI BINTI IBRAHIM AB" w:id="43" w:date="2025-07-02T08:32:53Z">
                      <w:r w:rsidDel="00000000" w:rsidR="00000000" w:rsidRPr="00000000">
                        <w:rPr>
                          <w:highlight w:val="yellow"/>
                          <w:rtl w:val="0"/>
                          <w:rPrChange w:author="RUZAINI BINTI IBRAHIM AB" w:id="44" w:date="2025-07-02T08:32:53Z">
                            <w:rPr>
                              <w:rFonts w:ascii="Calibri" w:cs="Calibri" w:eastAsia="Calibri" w:hAnsi="Calibri"/>
                              <w:highlight w:val="yellow"/>
                            </w:rPr>
                          </w:rPrChange>
                        </w:rPr>
                        <w:t xml:space="preserve">time</w:t>
                      </w:r>
                    </w:ins>
                  </w:sdtContent>
                </w:sdt>
                <w:ins w:author="RUZAINI BINTI IBRAHIM AB" w:id="43" w:date="2025-07-02T08:32:53Z"/>
              </w:sdtContent>
            </w:sdt>
            <w:sdt>
              <w:sdtPr>
                <w:id w:val="-704964615"/>
                <w:tag w:val="goog_rdk_94"/>
              </w:sdtPr>
              <w:sdtContent>
                <w:del w:author="RUZAINI BINTI IBRAHIM AB" w:id="43" w:date="2025-07-02T08:32:53Z"/>
                <w:sdt>
                  <w:sdtPr>
                    <w:id w:val="1728146657"/>
                    <w:tag w:val="goog_rdk_95"/>
                  </w:sdtPr>
                  <w:sdtContent>
                    <w:del w:author="RUZAINI BINTI IBRAHIM AB" w:id="43" w:date="2025-07-02T08:32:53Z">
                      <w:r w:rsidDel="00000000" w:rsidR="00000000" w:rsidRPr="00000000">
                        <w:rPr>
                          <w:highlight w:val="yellow"/>
                          <w:rtl w:val="0"/>
                          <w:rPrChange w:author="RUZAINI BINTI IBRAHIM AB" w:id="44" w:date="2025-07-02T08:32:53Z">
                            <w:rPr>
                              <w:rFonts w:ascii="Calibri" w:cs="Calibri" w:eastAsia="Calibri" w:hAnsi="Calibri"/>
                              <w:highlight w:val="yellow"/>
                            </w:rPr>
                          </w:rPrChange>
                        </w:rPr>
                        <w:delText xml:space="preserve">ing media</w:delText>
                      </w:r>
                    </w:del>
                  </w:sdtContent>
                </w:sdt>
                <w:del w:author="RUZAINI BINTI IBRAHIM AB" w:id="43" w:date="2025-07-02T08:32:53Z"/>
              </w:sdtContent>
            </w:sdt>
            <w:r w:rsidDel="00000000" w:rsidR="00000000" w:rsidRPr="00000000">
              <w:rPr>
                <w:rFonts w:ascii="Calibri" w:cs="Calibri" w:eastAsia="Calibri" w:hAnsi="Calibri"/>
                <w:highlight w:val="yellow"/>
                <w:rtl w:val="0"/>
              </w:rPr>
              <w:t xml:space="preserve"> away from gadgets and towards actual games. For instance, parents can encourage their children to play crochet, stack blocks, etc.</w:t>
            </w:r>
            <w:r w:rsidDel="00000000" w:rsidR="00000000" w:rsidRPr="00000000">
              <w:rPr>
                <w:rFonts w:ascii="Calibri" w:cs="Calibri" w:eastAsia="Calibri" w:hAnsi="Calibri"/>
                <w:b w:val="1"/>
                <w:highlight w:val="yellow"/>
                <w:rtl w:val="0"/>
              </w:rPr>
              <w:t xml:space="preserve"> </w:t>
            </w:r>
            <w:sdt>
              <w:sdtPr>
                <w:id w:val="719440435"/>
                <w:tag w:val="goog_rdk_96"/>
              </w:sdtPr>
              <w:sdtContent>
                <w:ins w:author="RUZAINI BINTI IBRAHIM AB" w:id="45" w:date="2025-07-02T08:25:40Z">
                  <w:r w:rsidDel="00000000" w:rsidR="00000000" w:rsidRPr="00000000">
                    <w:rPr>
                      <w:rFonts w:ascii="Calibri" w:cs="Calibri" w:eastAsia="Calibri" w:hAnsi="Calibri"/>
                      <w:b w:val="1"/>
                      <w:highlight w:val="yellow"/>
                    </w:rPr>
                    <w:drawing>
                      <wp:inline distB="114300" distT="114300" distL="114300" distR="114300">
                        <wp:extent cx="314325" cy="314325"/>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14325" cy="314325"/>
                                </a:xfrm>
                                <a:prstGeom prst="rect"/>
                                <a:ln/>
                              </pic:spPr>
                            </pic:pic>
                          </a:graphicData>
                        </a:graphic>
                      </wp:inline>
                    </w:drawing>
                  </w:r>
                </w:ins>
                <w:sdt>
                  <w:sdtPr>
                    <w:id w:val="545011231"/>
                    <w:tag w:val="goog_rdk_97"/>
                  </w:sdtPr>
                  <w:sdtContent>
                    <w:ins w:author="RUZAINI BINTI IBRAHIM AB" w:id="45" w:date="2025-07-02T08:25:40Z">
                      <w:r w:rsidDel="00000000" w:rsidR="00000000" w:rsidRPr="00000000">
                        <w:rPr>
                          <w:b w:val="1"/>
                          <w:highlight w:val="yellow"/>
                          <w:rtl w:val="0"/>
                          <w:rPrChange w:author="RUZAINI BINTI IBRAHIM AB" w:id="46" w:date="2025-07-02T08:25:40Z">
                            <w:rPr>
                              <w:rFonts w:ascii="Calibri" w:cs="Calibri" w:eastAsia="Calibri" w:hAnsi="Calibri"/>
                              <w:b w:val="1"/>
                              <w:highlight w:val="yellow"/>
                            </w:rPr>
                          </w:rPrChange>
                        </w:rPr>
                        <w:t xml:space="preserve">(</w:t>
                      </w:r>
                    </w:ins>
                  </w:sdtContent>
                </w:sdt>
                <w:ins w:author="RUZAINI BINTI IBRAHIM AB" w:id="45" w:date="2025-07-02T08:25:40Z">
                  <w:sdt>
                    <w:sdtPr>
                      <w:id w:val="-872289389"/>
                      <w:tag w:val="goog_rdk_98"/>
                    </w:sdtPr>
                    <w:sdtContent>
                      <w:r w:rsidDel="00000000" w:rsidR="00000000" w:rsidRPr="00000000">
                        <w:rPr>
                          <w:rtl w:val="0"/>
                          <w:rPrChange w:author="RUZAINI BINTI IBRAHIM AB" w:id="46" w:date="2025-07-02T08:25:40Z">
                            <w:rPr>
                              <w:rFonts w:ascii="Calibri" w:cs="Calibri" w:eastAsia="Calibri" w:hAnsi="Calibri"/>
                              <w:b w:val="1"/>
                              <w:highlight w:val="yellow"/>
                            </w:rPr>
                          </w:rPrChange>
                        </w:rPr>
                        <w:t xml:space="preserve">Wahyuningtyas et al., 2022)</w:t>
                      </w:r>
                    </w:sdtContent>
                  </w:sdt>
                </w:ins>
              </w:sdtContent>
            </w:sdt>
            <w:sdt>
              <w:sdtPr>
                <w:id w:val="-824231472"/>
                <w:tag w:val="goog_rdk_99"/>
              </w:sdtPr>
              <w:sdtContent>
                <w:del w:author="RUZAINI BINTI IBRAHIM AB" w:id="45" w:date="2025-07-02T08:25:40Z"/>
                <w:sdt>
                  <w:sdtPr>
                    <w:id w:val="361319064"/>
                    <w:tag w:val="goog_rdk_100"/>
                  </w:sdtPr>
                  <w:sdtContent>
                    <w:del w:author="RUZAINI BINTI IBRAHIM AB" w:id="45" w:date="2025-07-02T08:25:40Z">
                      <w:r w:rsidDel="00000000" w:rsidR="00000000" w:rsidRPr="00000000">
                        <w:rPr>
                          <w:rtl w:val="0"/>
                          <w:rPrChange w:author="RUZAINI BINTI IBRAHIM AB" w:id="46" w:date="2025-07-02T08:25:40Z">
                            <w:rPr>
                              <w:rFonts w:ascii="Calibri" w:cs="Calibri" w:eastAsia="Calibri" w:hAnsi="Calibri"/>
                              <w:b w:val="1"/>
                              <w:highlight w:val="yellow"/>
                            </w:rPr>
                          </w:rPrChange>
                        </w:rPr>
                        <w:delText xml:space="preserve">(</w:delText>
                      </w:r>
                    </w:del>
                  </w:sdtContent>
                </w:sdt>
                <w:del w:author="RUZAINI BINTI IBRAHIM AB" w:id="45" w:date="2025-07-02T08:25:40Z">
                  <w:sdt>
                    <w:sdtPr>
                      <w:id w:val="-1866846743"/>
                      <w:tag w:val="goog_rdk_101"/>
                    </w:sdtPr>
                    <w:sdtContent>
                      <w:r w:rsidDel="00000000" w:rsidR="00000000" w:rsidRPr="00000000">
                        <w:rPr>
                          <w:rtl w:val="0"/>
                          <w:rPrChange w:author="RUZAINI BINTI IBRAHIM AB" w:id="46" w:date="2025-07-02T08:25:40Z">
                            <w:rPr>
                              <w:rFonts w:ascii="Calibri" w:cs="Calibri" w:eastAsia="Calibri" w:hAnsi="Calibri"/>
                              <w:highlight w:val="yellow"/>
                            </w:rPr>
                          </w:rPrChange>
                        </w:rPr>
                        <w:delText xml:space="preserve">Wahyuningtyas, R., Rochanah, R., &amp; Izatovna, T. S. (2022))</w:delText>
                      </w:r>
                    </w:sdtContent>
                  </w:sdt>
                </w:del>
              </w:sdtContent>
            </w:sdt>
            <w:r w:rsidDel="00000000" w:rsidR="00000000" w:rsidRPr="00000000">
              <w:rPr>
                <w:rtl w:val="0"/>
              </w:rPr>
            </w:r>
          </w:p>
        </w:tc>
        <w:tc>
          <w:tcPr>
            <w:vMerge w:val="continue"/>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color w:val="0000cc"/>
        </w:rPr>
      </w:pPr>
      <w:sdt>
        <w:sdtPr>
          <w:id w:val="1516817896"/>
          <w:tag w:val="goog_rdk_102"/>
        </w:sdtPr>
        <w:sdtContent>
          <w:commentRangeStart w:id="6"/>
        </w:sdtContent>
      </w:sdt>
      <w:sdt>
        <w:sdtPr>
          <w:id w:val="1238683876"/>
          <w:tag w:val="goog_rdk_103"/>
        </w:sdtPr>
        <w:sdtContent>
          <w:commentRangeStart w:id="7"/>
        </w:sdtContent>
      </w:sdt>
      <w:sdt>
        <w:sdtPr>
          <w:id w:val="-1193071808"/>
          <w:tag w:val="goog_rdk_104"/>
        </w:sdtPr>
        <w:sdtContent>
          <w:commentRangeStart w:id="8"/>
        </w:sdtContent>
      </w:sdt>
      <w:sdt>
        <w:sdtPr>
          <w:id w:val="810751155"/>
          <w:tag w:val="goog_rdk_105"/>
        </w:sdtPr>
        <w:sdtContent>
          <w:commentRangeStart w:id="9"/>
        </w:sdtContent>
      </w:sdt>
      <w:r w:rsidDel="00000000" w:rsidR="00000000" w:rsidRPr="00000000">
        <w:rPr>
          <w:b w:val="1"/>
          <w:rtl w:val="0"/>
        </w:rPr>
        <w:t xml:space="preserve">REFERENCES:</w:t>
      </w:r>
      <w:commentRangeEnd w:id="6"/>
      <w:r w:rsidDel="00000000" w:rsidR="00000000" w:rsidRPr="00000000">
        <w:commentReference w:id="6"/>
      </w:r>
      <w:r w:rsidDel="00000000" w:rsidR="00000000" w:rsidRPr="00000000">
        <w:rPr>
          <w:rtl w:val="0"/>
        </w:rPr>
        <w:t xml:space="preserve"> </w:t>
      </w:r>
      <w:r w:rsidDel="00000000" w:rsidR="00000000" w:rsidRPr="00000000">
        <w:rPr>
          <w:b w:val="1"/>
          <w:color w:val="0000cc"/>
          <w:rtl w:val="0"/>
        </w:rPr>
        <w:t xml:space="preserve">(Write the complete reference list in APA format)</w:t>
      </w:r>
    </w:p>
    <w:p w:rsidR="00000000" w:rsidDel="00000000" w:rsidP="00000000" w:rsidRDefault="00000000" w:rsidRPr="00000000" w14:paraId="00000043">
      <w:pPr>
        <w:spacing w:after="240" w:before="240" w:line="360" w:lineRule="auto"/>
        <w:rPr/>
      </w:pPr>
      <w:r w:rsidDel="00000000" w:rsidR="00000000" w:rsidRPr="00000000">
        <w:rPr>
          <w:highlight w:val="white"/>
          <w:rtl w:val="0"/>
        </w:rPr>
        <w:t xml:space="preserve">Hasibuan, M. H., Harahap, A. P., &amp; Aurora Hanifah. (2024). Role of the prophet in educating children and its implementation in preventing gadget addiction in children. </w:t>
      </w:r>
      <w:r w:rsidDel="00000000" w:rsidR="00000000" w:rsidRPr="00000000">
        <w:rPr>
          <w:i w:val="1"/>
          <w:highlight w:val="white"/>
          <w:rtl w:val="0"/>
        </w:rPr>
        <w:t xml:space="preserve">SANGKéP: Jurnal Kajian Sosial Keagamaan, 7</w:t>
      </w:r>
      <w:r w:rsidDel="00000000" w:rsidR="00000000" w:rsidRPr="00000000">
        <w:rPr>
          <w:highlight w:val="white"/>
          <w:rtl w:val="0"/>
        </w:rPr>
        <w:t xml:space="preserve">(2), 309–330. Retrieved from:</w:t>
      </w:r>
      <w:hyperlink r:id="rId11">
        <w:r w:rsidDel="00000000" w:rsidR="00000000" w:rsidRPr="00000000">
          <w:rPr>
            <w:highlight w:val="white"/>
            <w:rtl w:val="0"/>
          </w:rPr>
          <w:t xml:space="preserve"> </w:t>
        </w:r>
      </w:hyperlink>
      <w:r w:rsidDel="00000000" w:rsidR="00000000" w:rsidRPr="00000000">
        <w:rPr>
          <w:rtl w:val="0"/>
        </w:rPr>
      </w:r>
    </w:p>
    <w:p w:rsidR="00000000" w:rsidDel="00000000" w:rsidP="00000000" w:rsidRDefault="00000000" w:rsidRPr="00000000" w14:paraId="00000044">
      <w:pPr>
        <w:spacing w:after="240" w:before="240" w:line="360" w:lineRule="auto"/>
        <w:rPr>
          <w:color w:val="0000ff"/>
          <w:highlight w:val="white"/>
          <w:u w:val="single"/>
        </w:rPr>
      </w:pPr>
      <w:hyperlink r:id="rId12">
        <w:r w:rsidDel="00000000" w:rsidR="00000000" w:rsidRPr="00000000">
          <w:rPr>
            <w:color w:val="0000ff"/>
            <w:highlight w:val="white"/>
            <w:u w:val="single"/>
            <w:rtl w:val="0"/>
          </w:rPr>
          <w:t xml:space="preserve">https://doi.org/10.20414/sangkep.v7i2.11159</w:t>
        </w:r>
      </w:hyperlink>
      <w:r w:rsidDel="00000000" w:rsidR="00000000" w:rsidRPr="00000000">
        <w:rPr>
          <w:rtl w:val="0"/>
        </w:rPr>
      </w:r>
    </w:p>
    <w:p w:rsidR="00000000" w:rsidDel="00000000" w:rsidP="00000000" w:rsidRDefault="00000000" w:rsidRPr="00000000" w14:paraId="00000045">
      <w:pPr>
        <w:spacing w:after="240" w:before="240" w:line="360" w:lineRule="auto"/>
        <w:rPr>
          <w:color w:val="0000ff"/>
          <w:highlight w:val="white"/>
        </w:rPr>
      </w:pPr>
      <w:r w:rsidDel="00000000" w:rsidR="00000000" w:rsidRPr="00000000">
        <w:rPr>
          <w:highlight w:val="white"/>
          <w:rtl w:val="0"/>
        </w:rPr>
        <w:t xml:space="preserve">Juwita, &amp; Yunitasari. (2024).</w:t>
      </w:r>
      <w:r w:rsidDel="00000000" w:rsidR="00000000" w:rsidRPr="00000000">
        <w:rPr>
          <w:i w:val="1"/>
          <w:highlight w:val="white"/>
          <w:rtl w:val="0"/>
        </w:rPr>
        <w:t xml:space="preserve">View of PARENTAL LEADERSHIP IN FORMING CHILDREN’S SOCIAL SKILLS IN THE DIGITAL ERA</w:t>
      </w:r>
      <w:r w:rsidDel="00000000" w:rsidR="00000000" w:rsidRPr="00000000">
        <w:rPr>
          <w:highlight w:val="white"/>
          <w:rtl w:val="0"/>
        </w:rPr>
        <w:t xml:space="preserve">. (n.d.). Retrieved from:</w:t>
      </w:r>
      <w:hyperlink r:id="rId13">
        <w:r w:rsidDel="00000000" w:rsidR="00000000" w:rsidRPr="00000000">
          <w:rPr>
            <w:highlight w:val="white"/>
            <w:rtl w:val="0"/>
          </w:rPr>
          <w:t xml:space="preserve"> </w:t>
        </w:r>
      </w:hyperlink>
      <w:hyperlink r:id="rId14">
        <w:r w:rsidDel="00000000" w:rsidR="00000000" w:rsidRPr="00000000">
          <w:rPr>
            <w:color w:val="0000ff"/>
            <w:highlight w:val="white"/>
            <w:u w:val="single"/>
            <w:rtl w:val="0"/>
          </w:rPr>
          <w:t xml:space="preserve">http://icmieproceedings.org/index.php/icmie/article/view/33/4</w:t>
        </w:r>
      </w:hyperlink>
      <w:r w:rsidDel="00000000" w:rsidR="00000000" w:rsidRPr="00000000">
        <w:rPr>
          <w:rtl w:val="0"/>
        </w:rPr>
      </w:r>
    </w:p>
    <w:p w:rsidR="00000000" w:rsidDel="00000000" w:rsidP="00000000" w:rsidRDefault="00000000" w:rsidRPr="00000000" w14:paraId="00000046">
      <w:pPr>
        <w:spacing w:after="240" w:before="240" w:line="360" w:lineRule="auto"/>
        <w:rPr>
          <w:highlight w:val="white"/>
        </w:rPr>
      </w:pPr>
      <w:r w:rsidDel="00000000" w:rsidR="00000000" w:rsidRPr="00000000">
        <w:rPr>
          <w:rtl w:val="0"/>
        </w:rPr>
      </w:r>
    </w:p>
    <w:p w:rsidR="00000000" w:rsidDel="00000000" w:rsidP="00000000" w:rsidRDefault="00000000" w:rsidRPr="00000000" w14:paraId="00000047">
      <w:pPr>
        <w:spacing w:after="240" w:before="240" w:line="360" w:lineRule="auto"/>
        <w:rPr>
          <w:highlight w:val="white"/>
        </w:rPr>
      </w:pPr>
      <w:r w:rsidDel="00000000" w:rsidR="00000000" w:rsidRPr="00000000">
        <w:rPr>
          <w:highlight w:val="white"/>
          <w:rtl w:val="0"/>
        </w:rPr>
        <w:t xml:space="preserve">Wahyuningtyas, R., Rochanah, R., &amp; Izatovna, T. S. (2022). Impacts of gadget on early childhood development: How to solve the addiction gadget? </w:t>
      </w:r>
      <w:r w:rsidDel="00000000" w:rsidR="00000000" w:rsidRPr="00000000">
        <w:rPr>
          <w:i w:val="1"/>
          <w:highlight w:val="white"/>
          <w:rtl w:val="0"/>
        </w:rPr>
        <w:t xml:space="preserve">Bulletin of Early Childhood, 1</w:t>
      </w:r>
      <w:r w:rsidDel="00000000" w:rsidR="00000000" w:rsidRPr="00000000">
        <w:rPr>
          <w:highlight w:val="white"/>
          <w:rtl w:val="0"/>
        </w:rPr>
        <w:t xml:space="preserve">(1), 58. Retrieved from:</w:t>
      </w:r>
    </w:p>
    <w:p w:rsidR="00000000" w:rsidDel="00000000" w:rsidP="00000000" w:rsidRDefault="00000000" w:rsidRPr="00000000" w14:paraId="00000048">
      <w:pPr>
        <w:spacing w:after="240" w:before="240" w:line="360" w:lineRule="auto"/>
        <w:rPr>
          <w:color w:val="0000ff"/>
          <w:highlight w:val="white"/>
          <w:u w:val="single"/>
        </w:rPr>
      </w:pPr>
      <w:hyperlink r:id="rId15">
        <w:r w:rsidDel="00000000" w:rsidR="00000000" w:rsidRPr="00000000">
          <w:rPr>
            <w:color w:val="0000ff"/>
            <w:highlight w:val="white"/>
            <w:u w:val="single"/>
            <w:rtl w:val="0"/>
          </w:rPr>
          <w:t xml:space="preserve"> https://doi.org/10.51278/bec.v1i1.411</w:t>
        </w:r>
      </w:hyperlink>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b w:val="1"/>
          <w:rtl w:val="0"/>
        </w:rPr>
        <w:t xml:space="preserve">‌</w:t>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spacing w:after="200" w:lineRule="auto"/>
        <w:jc w:val="center"/>
        <w:rPr>
          <w:b w:val="1"/>
        </w:rPr>
      </w:pPr>
      <w:r w:rsidDel="00000000" w:rsidR="00000000" w:rsidRPr="00000000">
        <w:rPr>
          <w:b w:val="1"/>
          <w:rtl w:val="0"/>
        </w:rPr>
        <w:t xml:space="preserve">UHLB2122-MARKING RUBRIC: RESPONSE TO TEXT (20%)</w:t>
      </w:r>
    </w:p>
    <w:tbl>
      <w:tblPr>
        <w:tblStyle w:val="Table2"/>
        <w:tblW w:w="14115.79527559055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67.9190531119916"/>
        <w:gridCol w:w="2877.104769547119"/>
        <w:gridCol w:w="3236.742865740509"/>
        <w:gridCol w:w="2967.0142935954664"/>
        <w:gridCol w:w="2967.0142935954664"/>
        <w:tblGridChange w:id="0">
          <w:tblGrid>
            <w:gridCol w:w="2067.9190531119916"/>
            <w:gridCol w:w="2877.104769547119"/>
            <w:gridCol w:w="3236.742865740509"/>
            <w:gridCol w:w="2967.0142935954664"/>
            <w:gridCol w:w="2967.0142935954664"/>
          </w:tblGrid>
        </w:tblGridChange>
      </w:tblGrid>
      <w:tr>
        <w:trPr>
          <w:cantSplit w:val="0"/>
          <w:trHeight w:val="285" w:hRule="atLeast"/>
          <w:tblHeader w:val="0"/>
        </w:trPr>
        <w:tc>
          <w:tcPr>
            <w:gridSpan w:val="5"/>
            <w:tcBorders>
              <w:top w:color="000000" w:space="0" w:sz="12" w:val="single"/>
              <w:left w:color="000000" w:space="0" w:sz="12" w:val="single"/>
              <w:bottom w:color="000000" w:space="0" w:sz="12" w:val="single"/>
              <w:right w:color="000000" w:space="0" w:sz="12" w:val="single"/>
            </w:tcBorders>
            <w:shd w:fill="dee9f5" w:val="clear"/>
            <w:tcMar>
              <w:top w:w="0.0" w:type="dxa"/>
              <w:left w:w="0.0" w:type="dxa"/>
              <w:bottom w:w="0.0" w:type="dxa"/>
              <w:right w:w="0.0" w:type="dxa"/>
            </w:tcMar>
            <w:vAlign w:val="top"/>
          </w:tcPr>
          <w:p w:rsidR="00000000" w:rsidDel="00000000" w:rsidP="00000000" w:rsidRDefault="00000000" w:rsidRPr="00000000" w14:paraId="00000052">
            <w:pPr>
              <w:spacing w:before="20" w:lineRule="auto"/>
              <w:ind w:left="100" w:right="120" w:firstLine="0"/>
              <w:jc w:val="center"/>
              <w:rPr>
                <w:b w:val="1"/>
              </w:rPr>
            </w:pPr>
            <w:r w:rsidDel="00000000" w:rsidR="00000000" w:rsidRPr="00000000">
              <w:rPr>
                <w:b w:val="1"/>
                <w:rtl w:val="0"/>
              </w:rPr>
              <w:t xml:space="preserve">CONTENT DEVELOPMENT (9 POINTS)</w:t>
            </w:r>
          </w:p>
        </w:tc>
      </w:tr>
      <w:tr>
        <w:trPr>
          <w:cantSplit w:val="0"/>
          <w:trHeight w:val="285" w:hRule="atLeast"/>
          <w:tblHeader w:val="0"/>
        </w:trPr>
        <w:tc>
          <w:tcPr>
            <w:tcBorders>
              <w:left w:color="000000" w:space="0" w:sz="12" w:val="single"/>
              <w:bottom w:color="000000" w:space="0" w:sz="12" w:val="single"/>
              <w:right w:color="000000" w:space="0" w:sz="12" w:val="single"/>
            </w:tcBorders>
            <w:shd w:fill="dee9f5" w:val="clear"/>
            <w:tcMar>
              <w:top w:w="0.0" w:type="dxa"/>
              <w:left w:w="0.0" w:type="dxa"/>
              <w:bottom w:w="0.0" w:type="dxa"/>
              <w:right w:w="0.0" w:type="dxa"/>
            </w:tcMar>
            <w:vAlign w:val="top"/>
          </w:tcPr>
          <w:p w:rsidR="00000000" w:rsidDel="00000000" w:rsidP="00000000" w:rsidRDefault="00000000" w:rsidRPr="00000000" w14:paraId="00000057">
            <w:pPr>
              <w:spacing w:before="20" w:lineRule="auto"/>
              <w:ind w:left="100" w:right="140" w:firstLine="0"/>
              <w:jc w:val="center"/>
              <w:rPr>
                <w:b w:val="1"/>
              </w:rPr>
            </w:pPr>
            <w:r w:rsidDel="00000000" w:rsidR="00000000" w:rsidRPr="00000000">
              <w:rPr>
                <w:b w:val="1"/>
                <w:rtl w:val="0"/>
              </w:rPr>
              <w:t xml:space="preserve"> </w:t>
            </w:r>
          </w:p>
        </w:tc>
        <w:tc>
          <w:tcPr>
            <w:tcBorders>
              <w:bottom w:color="000000" w:space="0" w:sz="12" w:val="single"/>
              <w:right w:color="000000" w:space="0" w:sz="12" w:val="single"/>
            </w:tcBorders>
            <w:shd w:fill="dee9f5" w:val="clear"/>
            <w:tcMar>
              <w:top w:w="0.0" w:type="dxa"/>
              <w:left w:w="0.0" w:type="dxa"/>
              <w:bottom w:w="0.0" w:type="dxa"/>
              <w:right w:w="0.0" w:type="dxa"/>
            </w:tcMar>
            <w:vAlign w:val="top"/>
          </w:tcPr>
          <w:p w:rsidR="00000000" w:rsidDel="00000000" w:rsidP="00000000" w:rsidRDefault="00000000" w:rsidRPr="00000000" w14:paraId="00000058">
            <w:pPr>
              <w:spacing w:before="20" w:lineRule="auto"/>
              <w:ind w:left="100" w:right="100" w:firstLine="0"/>
              <w:jc w:val="center"/>
              <w:rPr>
                <w:b w:val="1"/>
              </w:rPr>
            </w:pPr>
            <w:r w:rsidDel="00000000" w:rsidR="00000000" w:rsidRPr="00000000">
              <w:rPr>
                <w:b w:val="1"/>
                <w:rtl w:val="0"/>
              </w:rPr>
              <w:t xml:space="preserve">EXCELLENT (9)</w:t>
            </w:r>
          </w:p>
        </w:tc>
        <w:tc>
          <w:tcPr>
            <w:tcBorders>
              <w:bottom w:color="000000" w:space="0" w:sz="12" w:val="single"/>
              <w:right w:color="000000" w:space="0" w:sz="12" w:val="single"/>
            </w:tcBorders>
            <w:shd w:fill="dee9f5" w:val="clear"/>
            <w:tcMar>
              <w:top w:w="0.0" w:type="dxa"/>
              <w:left w:w="0.0" w:type="dxa"/>
              <w:bottom w:w="0.0" w:type="dxa"/>
              <w:right w:w="0.0" w:type="dxa"/>
            </w:tcMar>
            <w:vAlign w:val="top"/>
          </w:tcPr>
          <w:p w:rsidR="00000000" w:rsidDel="00000000" w:rsidP="00000000" w:rsidRDefault="00000000" w:rsidRPr="00000000" w14:paraId="00000059">
            <w:pPr>
              <w:spacing w:before="20" w:lineRule="auto"/>
              <w:ind w:left="100" w:right="120" w:firstLine="0"/>
              <w:jc w:val="center"/>
              <w:rPr>
                <w:b w:val="1"/>
              </w:rPr>
            </w:pPr>
            <w:r w:rsidDel="00000000" w:rsidR="00000000" w:rsidRPr="00000000">
              <w:rPr>
                <w:b w:val="1"/>
                <w:rtl w:val="0"/>
              </w:rPr>
              <w:t xml:space="preserve">EFFECTIVE (6-8)</w:t>
            </w:r>
          </w:p>
        </w:tc>
        <w:tc>
          <w:tcPr>
            <w:tcBorders>
              <w:bottom w:color="000000" w:space="0" w:sz="12" w:val="single"/>
              <w:right w:color="000000" w:space="0" w:sz="12" w:val="single"/>
            </w:tcBorders>
            <w:shd w:fill="dee9f5" w:val="clear"/>
            <w:tcMar>
              <w:top w:w="0.0" w:type="dxa"/>
              <w:left w:w="0.0" w:type="dxa"/>
              <w:bottom w:w="0.0" w:type="dxa"/>
              <w:right w:w="0.0" w:type="dxa"/>
            </w:tcMar>
            <w:vAlign w:val="top"/>
          </w:tcPr>
          <w:p w:rsidR="00000000" w:rsidDel="00000000" w:rsidP="00000000" w:rsidRDefault="00000000" w:rsidRPr="00000000" w14:paraId="0000005A">
            <w:pPr>
              <w:spacing w:before="20" w:lineRule="auto"/>
              <w:ind w:left="100" w:right="100" w:firstLine="0"/>
              <w:jc w:val="center"/>
              <w:rPr>
                <w:b w:val="1"/>
              </w:rPr>
            </w:pPr>
            <w:r w:rsidDel="00000000" w:rsidR="00000000" w:rsidRPr="00000000">
              <w:rPr>
                <w:b w:val="1"/>
                <w:rtl w:val="0"/>
              </w:rPr>
              <w:t xml:space="preserve">SATISFACTORY(3-5)</w:t>
            </w:r>
          </w:p>
        </w:tc>
        <w:tc>
          <w:tcPr>
            <w:tcBorders>
              <w:bottom w:color="000000" w:space="0" w:sz="12" w:val="single"/>
              <w:right w:color="000000" w:space="0" w:sz="12" w:val="single"/>
            </w:tcBorders>
            <w:shd w:fill="dee9f5" w:val="clear"/>
            <w:tcMar>
              <w:top w:w="0.0" w:type="dxa"/>
              <w:left w:w="0.0" w:type="dxa"/>
              <w:bottom w:w="0.0" w:type="dxa"/>
              <w:right w:w="0.0" w:type="dxa"/>
            </w:tcMar>
            <w:vAlign w:val="top"/>
          </w:tcPr>
          <w:p w:rsidR="00000000" w:rsidDel="00000000" w:rsidP="00000000" w:rsidRDefault="00000000" w:rsidRPr="00000000" w14:paraId="0000005B">
            <w:pPr>
              <w:spacing w:before="20" w:lineRule="auto"/>
              <w:ind w:left="100" w:right="120" w:firstLine="0"/>
              <w:jc w:val="center"/>
              <w:rPr>
                <w:b w:val="1"/>
              </w:rPr>
            </w:pPr>
            <w:r w:rsidDel="00000000" w:rsidR="00000000" w:rsidRPr="00000000">
              <w:rPr>
                <w:b w:val="1"/>
                <w:rtl w:val="0"/>
              </w:rPr>
              <w:t xml:space="preserve">FUNCTIONAL (0-2)</w:t>
            </w:r>
          </w:p>
        </w:tc>
      </w:tr>
      <w:tr>
        <w:trPr>
          <w:cantSplit w:val="0"/>
          <w:trHeight w:val="1230" w:hRule="atLeast"/>
          <w:tblHeader w:val="0"/>
        </w:trPr>
        <w:tc>
          <w:tcPr>
            <w:tcBorders>
              <w:left w:color="000000" w:space="0" w:sz="12" w:val="single"/>
              <w:bottom w:color="000000" w:space="0" w:sz="12" w:val="single"/>
              <w:right w:color="000000" w:space="0" w:sz="12" w:val="single"/>
            </w:tcBorders>
            <w:shd w:fill="dee9f5" w:val="clear"/>
            <w:tcMar>
              <w:top w:w="0.0" w:type="dxa"/>
              <w:left w:w="0.0" w:type="dxa"/>
              <w:bottom w:w="0.0" w:type="dxa"/>
              <w:right w:w="0.0" w:type="dxa"/>
            </w:tcMar>
            <w:vAlign w:val="top"/>
          </w:tcPr>
          <w:p w:rsidR="00000000" w:rsidDel="00000000" w:rsidP="00000000" w:rsidRDefault="00000000" w:rsidRPr="00000000" w14:paraId="0000005C">
            <w:pPr>
              <w:spacing w:before="20" w:lineRule="auto"/>
              <w:ind w:left="100" w:right="140" w:firstLine="0"/>
              <w:jc w:val="center"/>
              <w:rPr>
                <w:b w:val="1"/>
              </w:rPr>
            </w:pPr>
            <w:r w:rsidDel="00000000" w:rsidR="00000000" w:rsidRPr="00000000">
              <w:rPr>
                <w:b w:val="1"/>
                <w:rtl w:val="0"/>
              </w:rPr>
              <w:t xml:space="preserve">SYNTHESIS: GIVING COMMENTS, RELAYING SPECIFIC INFORMATION, PROCESSING TEXT</w:t>
            </w:r>
          </w:p>
        </w:tc>
        <w:tc>
          <w:tcPr>
            <w:vMerge w:val="restart"/>
            <w:tcBorders>
              <w:bottom w:color="000000" w:space="0" w:sz="12" w:val="single"/>
              <w:right w:color="000000" w:space="0" w:sz="12" w:val="single"/>
            </w:tcBorders>
            <w:shd w:fill="dee9f5" w:val="clear"/>
            <w:tcMar>
              <w:top w:w="0.0" w:type="dxa"/>
              <w:left w:w="0.0" w:type="dxa"/>
              <w:bottom w:w="0.0" w:type="dxa"/>
              <w:right w:w="0.0" w:type="dxa"/>
            </w:tcMar>
            <w:vAlign w:val="top"/>
          </w:tcPr>
          <w:p w:rsidR="00000000" w:rsidDel="00000000" w:rsidP="00000000" w:rsidRDefault="00000000" w:rsidRPr="00000000" w14:paraId="0000005D">
            <w:pPr>
              <w:spacing w:before="20" w:lineRule="auto"/>
              <w:ind w:left="100" w:right="100" w:firstLine="0"/>
              <w:rPr>
                <w:b w:val="1"/>
              </w:rPr>
            </w:pPr>
            <w:r w:rsidDel="00000000" w:rsidR="00000000" w:rsidRPr="00000000">
              <w:rPr>
                <w:b w:val="1"/>
                <w:rtl w:val="0"/>
              </w:rPr>
              <w:t xml:space="preserve">Can </w:t>
            </w:r>
            <w:r w:rsidDel="00000000" w:rsidR="00000000" w:rsidRPr="00000000">
              <w:rPr>
                <w:b w:val="1"/>
                <w:color w:val="00b04f"/>
                <w:rtl w:val="0"/>
              </w:rPr>
              <w:t xml:space="preserve">successfully</w:t>
            </w:r>
            <w:r w:rsidDel="00000000" w:rsidR="00000000" w:rsidRPr="00000000">
              <w:rPr>
                <w:b w:val="1"/>
                <w:rtl w:val="0"/>
              </w:rPr>
              <w:t xml:space="preserve">, summarise, transfer and synthesise long, complex information and interpreting the content clearly.</w:t>
            </w:r>
          </w:p>
        </w:tc>
        <w:tc>
          <w:tcPr>
            <w:vMerge w:val="restart"/>
            <w:tcBorders>
              <w:bottom w:color="000000" w:space="0" w:sz="12" w:val="single"/>
              <w:right w:color="000000" w:space="0" w:sz="12" w:val="single"/>
            </w:tcBorders>
            <w:shd w:fill="dee9f5" w:val="clear"/>
            <w:tcMar>
              <w:top w:w="0.0" w:type="dxa"/>
              <w:left w:w="0.0" w:type="dxa"/>
              <w:bottom w:w="0.0" w:type="dxa"/>
              <w:right w:w="0.0" w:type="dxa"/>
            </w:tcMar>
            <w:vAlign w:val="top"/>
          </w:tcPr>
          <w:p w:rsidR="00000000" w:rsidDel="00000000" w:rsidP="00000000" w:rsidRDefault="00000000" w:rsidRPr="00000000" w14:paraId="0000005E">
            <w:pPr>
              <w:spacing w:before="20" w:lineRule="auto"/>
              <w:ind w:left="100" w:right="120" w:firstLine="0"/>
              <w:rPr>
                <w:b w:val="1"/>
              </w:rPr>
            </w:pPr>
            <w:r w:rsidDel="00000000" w:rsidR="00000000" w:rsidRPr="00000000">
              <w:rPr>
                <w:b w:val="1"/>
                <w:rtl w:val="0"/>
              </w:rPr>
              <w:t xml:space="preserve">Can </w:t>
            </w:r>
            <w:r w:rsidDel="00000000" w:rsidR="00000000" w:rsidRPr="00000000">
              <w:rPr>
                <w:b w:val="1"/>
                <w:color w:val="00b04f"/>
                <w:rtl w:val="0"/>
              </w:rPr>
              <w:t xml:space="preserve">appropriately</w:t>
            </w:r>
            <w:r w:rsidDel="00000000" w:rsidR="00000000" w:rsidRPr="00000000">
              <w:rPr>
                <w:b w:val="1"/>
                <w:rtl w:val="0"/>
              </w:rPr>
              <w:t xml:space="preserve">, summarise, transfer and synthesise long, complex information from a number of sources.</w:t>
            </w:r>
          </w:p>
        </w:tc>
        <w:tc>
          <w:tcPr>
            <w:vMerge w:val="restart"/>
            <w:tcBorders>
              <w:bottom w:color="000000" w:space="0" w:sz="12" w:val="single"/>
              <w:right w:color="000000" w:space="0" w:sz="12" w:val="single"/>
            </w:tcBorders>
            <w:shd w:fill="dee9f5" w:val="clear"/>
            <w:tcMar>
              <w:top w:w="0.0" w:type="dxa"/>
              <w:left w:w="0.0" w:type="dxa"/>
              <w:bottom w:w="0.0" w:type="dxa"/>
              <w:right w:w="0.0" w:type="dxa"/>
            </w:tcMar>
            <w:vAlign w:val="top"/>
          </w:tcPr>
          <w:p w:rsidR="00000000" w:rsidDel="00000000" w:rsidP="00000000" w:rsidRDefault="00000000" w:rsidRPr="00000000" w14:paraId="0000005F">
            <w:pPr>
              <w:spacing w:before="20" w:lineRule="auto"/>
              <w:ind w:left="100" w:right="100" w:firstLine="0"/>
              <w:rPr>
                <w:b w:val="1"/>
              </w:rPr>
            </w:pPr>
            <w:r w:rsidDel="00000000" w:rsidR="00000000" w:rsidRPr="00000000">
              <w:rPr>
                <w:b w:val="1"/>
                <w:rtl w:val="0"/>
              </w:rPr>
              <w:t xml:space="preserve">Can </w:t>
            </w:r>
            <w:r w:rsidDel="00000000" w:rsidR="00000000" w:rsidRPr="00000000">
              <w:rPr>
                <w:b w:val="1"/>
                <w:color w:val="00b04f"/>
                <w:rtl w:val="0"/>
              </w:rPr>
              <w:t xml:space="preserve">satisfactorily</w:t>
            </w:r>
            <w:r w:rsidDel="00000000" w:rsidR="00000000" w:rsidRPr="00000000">
              <w:rPr>
                <w:b w:val="1"/>
                <w:rtl w:val="0"/>
              </w:rPr>
              <w:t xml:space="preserve">, summarise, transfer and synthesise information from a number of sources.</w:t>
            </w:r>
          </w:p>
        </w:tc>
        <w:tc>
          <w:tcPr>
            <w:vMerge w:val="restart"/>
            <w:tcBorders>
              <w:bottom w:color="000000" w:space="0" w:sz="12" w:val="single"/>
              <w:right w:color="000000" w:space="0" w:sz="12" w:val="single"/>
            </w:tcBorders>
            <w:shd w:fill="dee9f5" w:val="clear"/>
            <w:tcMar>
              <w:top w:w="0.0" w:type="dxa"/>
              <w:left w:w="0.0" w:type="dxa"/>
              <w:bottom w:w="0.0" w:type="dxa"/>
              <w:right w:w="0.0" w:type="dxa"/>
            </w:tcMar>
            <w:vAlign w:val="top"/>
          </w:tcPr>
          <w:p w:rsidR="00000000" w:rsidDel="00000000" w:rsidP="00000000" w:rsidRDefault="00000000" w:rsidRPr="00000000" w14:paraId="00000060">
            <w:pPr>
              <w:spacing w:before="20" w:lineRule="auto"/>
              <w:ind w:left="100" w:right="120" w:firstLine="0"/>
              <w:rPr>
                <w:b w:val="1"/>
              </w:rPr>
            </w:pPr>
            <w:r w:rsidDel="00000000" w:rsidR="00000000" w:rsidRPr="00000000">
              <w:rPr>
                <w:b w:val="1"/>
                <w:rtl w:val="0"/>
              </w:rPr>
              <w:t xml:space="preserve">Can </w:t>
            </w:r>
            <w:r w:rsidDel="00000000" w:rsidR="00000000" w:rsidRPr="00000000">
              <w:rPr>
                <w:b w:val="1"/>
                <w:color w:val="00b04f"/>
                <w:rtl w:val="0"/>
              </w:rPr>
              <w:t xml:space="preserve">poorly</w:t>
            </w:r>
            <w:r w:rsidDel="00000000" w:rsidR="00000000" w:rsidRPr="00000000">
              <w:rPr>
                <w:b w:val="1"/>
                <w:rtl w:val="0"/>
              </w:rPr>
              <w:t xml:space="preserve">, summarise, transfer and synthesise information from a number of sources.</w:t>
            </w:r>
          </w:p>
        </w:tc>
      </w:tr>
      <w:tr>
        <w:trPr>
          <w:cantSplit w:val="0"/>
          <w:trHeight w:val="345" w:hRule="atLeast"/>
          <w:tblHeader w:val="0"/>
        </w:trPr>
        <w:tc>
          <w:tcPr>
            <w:tcBorders>
              <w:left w:color="000000" w:space="0" w:sz="12" w:val="single"/>
              <w:bottom w:color="000000" w:space="0" w:sz="12" w:val="single"/>
              <w:right w:color="000000" w:space="0" w:sz="12" w:val="single"/>
            </w:tcBorders>
            <w:shd w:fill="dee9f5" w:val="clear"/>
            <w:tcMar>
              <w:top w:w="0.0" w:type="dxa"/>
              <w:left w:w="0.0" w:type="dxa"/>
              <w:bottom w:w="0.0" w:type="dxa"/>
              <w:right w:w="0.0" w:type="dxa"/>
            </w:tcMar>
            <w:vAlign w:val="top"/>
          </w:tcPr>
          <w:p w:rsidR="00000000" w:rsidDel="00000000" w:rsidP="00000000" w:rsidRDefault="00000000" w:rsidRPr="00000000" w14:paraId="00000061">
            <w:pPr>
              <w:spacing w:before="20" w:lineRule="auto"/>
              <w:ind w:left="100" w:right="140" w:firstLine="0"/>
              <w:jc w:val="center"/>
              <w:rPr>
                <w:b w:val="1"/>
                <w:color w:val="0000cc"/>
              </w:rPr>
            </w:pPr>
            <w:r w:rsidDel="00000000" w:rsidR="00000000" w:rsidRPr="00000000">
              <w:rPr>
                <w:b w:val="1"/>
                <w:color w:val="0000cc"/>
                <w:rtl w:val="0"/>
              </w:rPr>
              <w:t xml:space="preserve">7</w:t>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rPr>
                <w:b w:val="1"/>
              </w:rPr>
            </w:pP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rPr>
                <w:b w:val="1"/>
              </w:rPr>
            </w:pP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rPr>
                <w:b w:val="1"/>
              </w:rPr>
            </w:pP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rPr>
                <w:b w:val="1"/>
              </w:rPr>
            </w:pPr>
            <w:r w:rsidDel="00000000" w:rsidR="00000000" w:rsidRPr="00000000">
              <w:rPr>
                <w:rtl w:val="0"/>
              </w:rPr>
            </w:r>
          </w:p>
        </w:tc>
      </w:tr>
      <w:tr>
        <w:trPr>
          <w:cantSplit w:val="0"/>
          <w:trHeight w:val="285" w:hRule="atLeast"/>
          <w:tblHeader w:val="0"/>
        </w:trPr>
        <w:tc>
          <w:tcPr>
            <w:gridSpan w:val="5"/>
            <w:tcBorders>
              <w:left w:color="000000" w:space="0" w:sz="12" w:val="single"/>
              <w:bottom w:color="000000" w:space="0" w:sz="12" w:val="single"/>
              <w:right w:color="000000" w:space="0" w:sz="12" w:val="single"/>
            </w:tcBorders>
            <w:shd w:fill="e2efd9" w:val="clear"/>
            <w:tcMar>
              <w:top w:w="0.0" w:type="dxa"/>
              <w:left w:w="0.0" w:type="dxa"/>
              <w:bottom w:w="0.0" w:type="dxa"/>
              <w:right w:w="0.0" w:type="dxa"/>
            </w:tcMar>
            <w:vAlign w:val="top"/>
          </w:tcPr>
          <w:p w:rsidR="00000000" w:rsidDel="00000000" w:rsidP="00000000" w:rsidRDefault="00000000" w:rsidRPr="00000000" w14:paraId="00000066">
            <w:pPr>
              <w:spacing w:line="278.1818181818182" w:lineRule="auto"/>
              <w:jc w:val="center"/>
              <w:rPr>
                <w:b w:val="1"/>
              </w:rPr>
            </w:pPr>
            <w:r w:rsidDel="00000000" w:rsidR="00000000" w:rsidRPr="00000000">
              <w:rPr>
                <w:b w:val="1"/>
                <w:rtl w:val="0"/>
              </w:rPr>
              <w:t xml:space="preserve">LANGUAGE FEATURES (9 POINTS)</w:t>
            </w:r>
          </w:p>
        </w:tc>
      </w:tr>
      <w:tr>
        <w:trPr>
          <w:cantSplit w:val="0"/>
          <w:trHeight w:val="285" w:hRule="atLeast"/>
          <w:tblHeader w:val="0"/>
        </w:trPr>
        <w:tc>
          <w:tcPr>
            <w:tcBorders>
              <w:left w:color="000000" w:space="0" w:sz="12" w:val="single"/>
              <w:bottom w:color="000000" w:space="0" w:sz="12" w:val="single"/>
              <w:right w:color="000000" w:space="0" w:sz="12" w:val="single"/>
            </w:tcBorders>
            <w:shd w:fill="e2efd9" w:val="clear"/>
            <w:tcMar>
              <w:top w:w="0.0" w:type="dxa"/>
              <w:left w:w="0.0" w:type="dxa"/>
              <w:bottom w:w="0.0" w:type="dxa"/>
              <w:right w:w="0.0" w:type="dxa"/>
            </w:tcMar>
            <w:vAlign w:val="top"/>
          </w:tcPr>
          <w:p w:rsidR="00000000" w:rsidDel="00000000" w:rsidP="00000000" w:rsidRDefault="00000000" w:rsidRPr="00000000" w14:paraId="0000006B">
            <w:pPr>
              <w:spacing w:line="278.1818181818182" w:lineRule="auto"/>
              <w:jc w:val="center"/>
              <w:rPr>
                <w:b w:val="1"/>
              </w:rPr>
            </w:pPr>
            <w:r w:rsidDel="00000000" w:rsidR="00000000" w:rsidRPr="00000000">
              <w:rPr>
                <w:b w:val="1"/>
                <w:rtl w:val="0"/>
              </w:rPr>
              <w:t xml:space="preserve"> </w:t>
            </w:r>
          </w:p>
        </w:tc>
        <w:tc>
          <w:tcPr>
            <w:tcBorders>
              <w:bottom w:color="000000" w:space="0" w:sz="12" w:val="single"/>
              <w:right w:color="000000" w:space="0" w:sz="12" w:val="single"/>
            </w:tcBorders>
            <w:shd w:fill="e2efd9" w:val="clear"/>
            <w:tcMar>
              <w:top w:w="0.0" w:type="dxa"/>
              <w:left w:w="0.0" w:type="dxa"/>
              <w:bottom w:w="0.0" w:type="dxa"/>
              <w:right w:w="0.0" w:type="dxa"/>
            </w:tcMar>
            <w:vAlign w:val="top"/>
          </w:tcPr>
          <w:p w:rsidR="00000000" w:rsidDel="00000000" w:rsidP="00000000" w:rsidRDefault="00000000" w:rsidRPr="00000000" w14:paraId="0000006C">
            <w:pPr>
              <w:spacing w:line="278.1818181818182" w:lineRule="auto"/>
              <w:ind w:left="100" w:firstLine="0"/>
              <w:jc w:val="center"/>
              <w:rPr>
                <w:b w:val="1"/>
              </w:rPr>
            </w:pPr>
            <w:r w:rsidDel="00000000" w:rsidR="00000000" w:rsidRPr="00000000">
              <w:rPr>
                <w:b w:val="1"/>
                <w:rtl w:val="0"/>
              </w:rPr>
              <w:t xml:space="preserve">EXCELLENT (9)</w:t>
            </w:r>
          </w:p>
        </w:tc>
        <w:tc>
          <w:tcPr>
            <w:tcBorders>
              <w:bottom w:color="000000" w:space="0" w:sz="12" w:val="single"/>
              <w:right w:color="000000" w:space="0" w:sz="12" w:val="single"/>
            </w:tcBorders>
            <w:shd w:fill="e2efd9" w:val="clear"/>
            <w:tcMar>
              <w:top w:w="0.0" w:type="dxa"/>
              <w:left w:w="0.0" w:type="dxa"/>
              <w:bottom w:w="0.0" w:type="dxa"/>
              <w:right w:w="0.0" w:type="dxa"/>
            </w:tcMar>
            <w:vAlign w:val="top"/>
          </w:tcPr>
          <w:p w:rsidR="00000000" w:rsidDel="00000000" w:rsidP="00000000" w:rsidRDefault="00000000" w:rsidRPr="00000000" w14:paraId="0000006D">
            <w:pPr>
              <w:spacing w:line="278.1818181818182" w:lineRule="auto"/>
              <w:jc w:val="center"/>
              <w:rPr>
                <w:b w:val="1"/>
              </w:rPr>
            </w:pPr>
            <w:r w:rsidDel="00000000" w:rsidR="00000000" w:rsidRPr="00000000">
              <w:rPr>
                <w:b w:val="1"/>
                <w:rtl w:val="0"/>
              </w:rPr>
              <w:t xml:space="preserve">EFFECTIVE (6-8)</w:t>
            </w:r>
          </w:p>
        </w:tc>
        <w:tc>
          <w:tcPr>
            <w:tcBorders>
              <w:bottom w:color="000000" w:space="0" w:sz="12" w:val="single"/>
              <w:right w:color="000000" w:space="0" w:sz="12" w:val="single"/>
            </w:tcBorders>
            <w:shd w:fill="e2efd9" w:val="clear"/>
            <w:tcMar>
              <w:top w:w="0.0" w:type="dxa"/>
              <w:left w:w="0.0" w:type="dxa"/>
              <w:bottom w:w="0.0" w:type="dxa"/>
              <w:right w:w="0.0" w:type="dxa"/>
            </w:tcMar>
            <w:vAlign w:val="top"/>
          </w:tcPr>
          <w:p w:rsidR="00000000" w:rsidDel="00000000" w:rsidP="00000000" w:rsidRDefault="00000000" w:rsidRPr="00000000" w14:paraId="0000006E">
            <w:pPr>
              <w:spacing w:line="278.1818181818182" w:lineRule="auto"/>
              <w:ind w:left="100" w:firstLine="0"/>
              <w:jc w:val="center"/>
              <w:rPr>
                <w:b w:val="1"/>
              </w:rPr>
            </w:pPr>
            <w:r w:rsidDel="00000000" w:rsidR="00000000" w:rsidRPr="00000000">
              <w:rPr>
                <w:b w:val="1"/>
                <w:rtl w:val="0"/>
              </w:rPr>
              <w:t xml:space="preserve">SATISFACTORY(3-5)</w:t>
            </w:r>
          </w:p>
        </w:tc>
        <w:tc>
          <w:tcPr>
            <w:tcBorders>
              <w:bottom w:color="000000" w:space="0" w:sz="12" w:val="single"/>
              <w:right w:color="000000" w:space="0" w:sz="12" w:val="single"/>
            </w:tcBorders>
            <w:shd w:fill="e2efd9" w:val="clear"/>
            <w:tcMar>
              <w:top w:w="0.0" w:type="dxa"/>
              <w:left w:w="0.0" w:type="dxa"/>
              <w:bottom w:w="0.0" w:type="dxa"/>
              <w:right w:w="0.0" w:type="dxa"/>
            </w:tcMar>
            <w:vAlign w:val="top"/>
          </w:tcPr>
          <w:p w:rsidR="00000000" w:rsidDel="00000000" w:rsidP="00000000" w:rsidRDefault="00000000" w:rsidRPr="00000000" w14:paraId="0000006F">
            <w:pPr>
              <w:spacing w:line="278.1818181818182" w:lineRule="auto"/>
              <w:jc w:val="center"/>
              <w:rPr>
                <w:b w:val="1"/>
              </w:rPr>
            </w:pPr>
            <w:r w:rsidDel="00000000" w:rsidR="00000000" w:rsidRPr="00000000">
              <w:rPr>
                <w:b w:val="1"/>
                <w:rtl w:val="0"/>
              </w:rPr>
              <w:t xml:space="preserve">FUNCTIONAL (0-2)</w:t>
            </w:r>
          </w:p>
        </w:tc>
      </w:tr>
      <w:tr>
        <w:trPr>
          <w:cantSplit w:val="0"/>
          <w:trHeight w:val="1245" w:hRule="atLeast"/>
          <w:tblHeader w:val="0"/>
        </w:trPr>
        <w:tc>
          <w:tcPr>
            <w:tcBorders>
              <w:left w:color="000000" w:space="0" w:sz="12" w:val="single"/>
              <w:bottom w:color="000000" w:space="0" w:sz="12" w:val="single"/>
              <w:right w:color="000000" w:space="0" w:sz="12" w:val="single"/>
            </w:tcBorders>
            <w:shd w:fill="e2efd9" w:val="clear"/>
            <w:tcMar>
              <w:top w:w="0.0" w:type="dxa"/>
              <w:left w:w="0.0" w:type="dxa"/>
              <w:bottom w:w="0.0" w:type="dxa"/>
              <w:right w:w="0.0" w:type="dxa"/>
            </w:tcMar>
            <w:vAlign w:val="top"/>
          </w:tcPr>
          <w:p w:rsidR="00000000" w:rsidDel="00000000" w:rsidP="00000000" w:rsidRDefault="00000000" w:rsidRPr="00000000" w14:paraId="00000070">
            <w:pPr>
              <w:spacing w:after="200" w:line="278.1818181818182" w:lineRule="auto"/>
              <w:jc w:val="center"/>
              <w:rPr>
                <w:b w:val="1"/>
              </w:rPr>
            </w:pPr>
            <w:r w:rsidDel="00000000" w:rsidR="00000000" w:rsidRPr="00000000">
              <w:rPr>
                <w:b w:val="1"/>
                <w:rtl w:val="0"/>
              </w:rPr>
              <w:t xml:space="preserve">GRAMMATICAL</w:t>
            </w:r>
          </w:p>
          <w:p w:rsidR="00000000" w:rsidDel="00000000" w:rsidP="00000000" w:rsidRDefault="00000000" w:rsidRPr="00000000" w14:paraId="00000071">
            <w:pPr>
              <w:spacing w:before="200" w:lineRule="auto"/>
              <w:jc w:val="center"/>
              <w:rPr>
                <w:b w:val="1"/>
              </w:rPr>
            </w:pPr>
            <w:r w:rsidDel="00000000" w:rsidR="00000000" w:rsidRPr="00000000">
              <w:rPr>
                <w:b w:val="1"/>
                <w:rtl w:val="0"/>
              </w:rPr>
              <w:t xml:space="preserve">ACCURACY</w:t>
            </w:r>
          </w:p>
        </w:tc>
        <w:tc>
          <w:tcPr>
            <w:vMerge w:val="restart"/>
            <w:tcBorders>
              <w:bottom w:color="000000" w:space="0" w:sz="12" w:val="single"/>
              <w:right w:color="000000" w:space="0" w:sz="12" w:val="single"/>
            </w:tcBorders>
            <w:shd w:fill="e2efd9" w:val="clear"/>
            <w:tcMar>
              <w:top w:w="0.0" w:type="dxa"/>
              <w:left w:w="0.0" w:type="dxa"/>
              <w:bottom w:w="0.0" w:type="dxa"/>
              <w:right w:w="0.0" w:type="dxa"/>
            </w:tcMar>
            <w:vAlign w:val="top"/>
          </w:tcPr>
          <w:p w:rsidR="00000000" w:rsidDel="00000000" w:rsidP="00000000" w:rsidRDefault="00000000" w:rsidRPr="00000000" w14:paraId="00000072">
            <w:pPr>
              <w:spacing w:after="200" w:line="278.1818181818182" w:lineRule="auto"/>
              <w:ind w:left="100" w:firstLine="0"/>
              <w:rPr>
                <w:b w:val="1"/>
                <w:color w:val="00b04f"/>
              </w:rPr>
            </w:pPr>
            <w:r w:rsidDel="00000000" w:rsidR="00000000" w:rsidRPr="00000000">
              <w:rPr>
                <w:b w:val="1"/>
                <w:rtl w:val="0"/>
              </w:rPr>
              <w:t xml:space="preserve">Can    </w:t>
              <w:tab/>
              <w:t xml:space="preserve"> </w:t>
            </w:r>
            <w:r w:rsidDel="00000000" w:rsidR="00000000" w:rsidRPr="00000000">
              <w:rPr>
                <w:b w:val="1"/>
                <w:color w:val="00b04f"/>
                <w:rtl w:val="0"/>
              </w:rPr>
              <w:t xml:space="preserve">maintain    </w:t>
              <w:tab/>
              <w:t xml:space="preserve"> good</w:t>
            </w:r>
          </w:p>
          <w:p w:rsidR="00000000" w:rsidDel="00000000" w:rsidP="00000000" w:rsidRDefault="00000000" w:rsidRPr="00000000" w14:paraId="00000073">
            <w:pPr>
              <w:ind w:left="100" w:right="100" w:firstLine="0"/>
              <w:rPr>
                <w:b w:val="1"/>
              </w:rPr>
            </w:pPr>
            <w:r w:rsidDel="00000000" w:rsidR="00000000" w:rsidRPr="00000000">
              <w:rPr>
                <w:b w:val="1"/>
                <w:rtl w:val="0"/>
              </w:rPr>
              <w:t xml:space="preserve">grammatical control in writing; errors are </w:t>
            </w:r>
            <w:r w:rsidDel="00000000" w:rsidR="00000000" w:rsidRPr="00000000">
              <w:rPr>
                <w:b w:val="1"/>
                <w:color w:val="00b04f"/>
                <w:rtl w:val="0"/>
              </w:rPr>
              <w:t xml:space="preserve">rare </w:t>
            </w:r>
            <w:r w:rsidDel="00000000" w:rsidR="00000000" w:rsidRPr="00000000">
              <w:rPr>
                <w:b w:val="1"/>
                <w:rtl w:val="0"/>
              </w:rPr>
              <w:t xml:space="preserve">and </w:t>
            </w:r>
            <w:r w:rsidDel="00000000" w:rsidR="00000000" w:rsidRPr="00000000">
              <w:rPr>
                <w:b w:val="1"/>
                <w:color w:val="00b04f"/>
                <w:rtl w:val="0"/>
              </w:rPr>
              <w:t xml:space="preserve">hardly noticeable</w:t>
            </w:r>
            <w:r w:rsidDel="00000000" w:rsidR="00000000" w:rsidRPr="00000000">
              <w:rPr>
                <w:b w:val="1"/>
                <w:rtl w:val="0"/>
              </w:rPr>
              <w:t xml:space="preserve">.</w:t>
            </w:r>
          </w:p>
        </w:tc>
        <w:tc>
          <w:tcPr>
            <w:vMerge w:val="restart"/>
            <w:tcBorders>
              <w:bottom w:color="000000" w:space="0" w:sz="12" w:val="single"/>
              <w:right w:color="000000" w:space="0" w:sz="12" w:val="single"/>
            </w:tcBorders>
            <w:shd w:fill="e2efd9" w:val="clear"/>
            <w:tcMar>
              <w:top w:w="0.0" w:type="dxa"/>
              <w:left w:w="0.0" w:type="dxa"/>
              <w:bottom w:w="0.0" w:type="dxa"/>
              <w:right w:w="0.0" w:type="dxa"/>
            </w:tcMar>
            <w:vAlign w:val="top"/>
          </w:tcPr>
          <w:p w:rsidR="00000000" w:rsidDel="00000000" w:rsidP="00000000" w:rsidRDefault="00000000" w:rsidRPr="00000000" w14:paraId="00000074">
            <w:pPr>
              <w:spacing w:after="200" w:line="278.1818181818182" w:lineRule="auto"/>
              <w:rPr>
                <w:b w:val="1"/>
                <w:color w:val="00b04f"/>
              </w:rPr>
            </w:pPr>
            <w:r w:rsidDel="00000000" w:rsidR="00000000" w:rsidRPr="00000000">
              <w:rPr>
                <w:b w:val="1"/>
                <w:rtl w:val="0"/>
              </w:rPr>
              <w:t xml:space="preserve">Can </w:t>
              <w:tab/>
              <w:t xml:space="preserve"> write  </w:t>
              <w:tab/>
              <w:t xml:space="preserve"> with </w:t>
              <w:tab/>
              <w:t xml:space="preserve"> </w:t>
            </w:r>
            <w:r w:rsidDel="00000000" w:rsidR="00000000" w:rsidRPr="00000000">
              <w:rPr>
                <w:b w:val="1"/>
                <w:color w:val="00b04f"/>
                <w:rtl w:val="0"/>
              </w:rPr>
              <w:t xml:space="preserve">good</w:t>
            </w:r>
          </w:p>
          <w:p w:rsidR="00000000" w:rsidDel="00000000" w:rsidP="00000000" w:rsidRDefault="00000000" w:rsidRPr="00000000" w14:paraId="00000075">
            <w:pPr>
              <w:spacing w:before="200" w:lineRule="auto"/>
              <w:ind w:right="120"/>
              <w:rPr>
                <w:b w:val="1"/>
              </w:rPr>
            </w:pPr>
            <w:r w:rsidDel="00000000" w:rsidR="00000000" w:rsidRPr="00000000">
              <w:rPr>
                <w:b w:val="1"/>
                <w:rtl w:val="0"/>
              </w:rPr>
              <w:t xml:space="preserve">grammatical control; have </w:t>
            </w:r>
            <w:r w:rsidDel="00000000" w:rsidR="00000000" w:rsidRPr="00000000">
              <w:rPr>
                <w:b w:val="1"/>
                <w:color w:val="00b04f"/>
                <w:rtl w:val="0"/>
              </w:rPr>
              <w:t xml:space="preserve">less noticeable </w:t>
            </w:r>
            <w:r w:rsidDel="00000000" w:rsidR="00000000" w:rsidRPr="00000000">
              <w:rPr>
                <w:b w:val="1"/>
                <w:rtl w:val="0"/>
              </w:rPr>
              <w:t xml:space="preserve">non-systematic errors which </w:t>
            </w:r>
            <w:r w:rsidDel="00000000" w:rsidR="00000000" w:rsidRPr="00000000">
              <w:rPr>
                <w:b w:val="1"/>
                <w:color w:val="00b04f"/>
                <w:rtl w:val="0"/>
              </w:rPr>
              <w:t xml:space="preserve">have no </w:t>
            </w:r>
            <w:r w:rsidDel="00000000" w:rsidR="00000000" w:rsidRPr="00000000">
              <w:rPr>
                <w:b w:val="1"/>
                <w:rtl w:val="0"/>
              </w:rPr>
              <w:t xml:space="preserve">impact on meaning and readability.</w:t>
            </w:r>
          </w:p>
        </w:tc>
        <w:tc>
          <w:tcPr>
            <w:vMerge w:val="restart"/>
            <w:tcBorders>
              <w:bottom w:color="000000" w:space="0" w:sz="12" w:val="single"/>
              <w:right w:color="000000" w:space="0" w:sz="12" w:val="single"/>
            </w:tcBorders>
            <w:shd w:fill="e2efd9" w:val="clear"/>
            <w:tcMar>
              <w:top w:w="0.0" w:type="dxa"/>
              <w:left w:w="0.0" w:type="dxa"/>
              <w:bottom w:w="0.0" w:type="dxa"/>
              <w:right w:w="0.0" w:type="dxa"/>
            </w:tcMar>
            <w:vAlign w:val="top"/>
          </w:tcPr>
          <w:p w:rsidR="00000000" w:rsidDel="00000000" w:rsidP="00000000" w:rsidRDefault="00000000" w:rsidRPr="00000000" w14:paraId="00000076">
            <w:pPr>
              <w:spacing w:after="200" w:line="278.1818181818182" w:lineRule="auto"/>
              <w:ind w:left="100" w:firstLine="0"/>
              <w:rPr>
                <w:b w:val="1"/>
                <w:color w:val="00b04f"/>
              </w:rPr>
            </w:pPr>
            <w:r w:rsidDel="00000000" w:rsidR="00000000" w:rsidRPr="00000000">
              <w:rPr>
                <w:b w:val="1"/>
                <w:rtl w:val="0"/>
              </w:rPr>
              <w:t xml:space="preserve">Can write   with </w:t>
            </w:r>
            <w:r w:rsidDel="00000000" w:rsidR="00000000" w:rsidRPr="00000000">
              <w:rPr>
                <w:b w:val="1"/>
                <w:color w:val="00b04f"/>
                <w:rtl w:val="0"/>
              </w:rPr>
              <w:t xml:space="preserve">rather good</w:t>
            </w:r>
          </w:p>
          <w:p w:rsidR="00000000" w:rsidDel="00000000" w:rsidP="00000000" w:rsidRDefault="00000000" w:rsidRPr="00000000" w14:paraId="00000077">
            <w:pPr>
              <w:ind w:left="100" w:right="100" w:firstLine="0"/>
              <w:rPr>
                <w:b w:val="1"/>
              </w:rPr>
            </w:pPr>
            <w:r w:rsidDel="00000000" w:rsidR="00000000" w:rsidRPr="00000000">
              <w:rPr>
                <w:b w:val="1"/>
                <w:rtl w:val="0"/>
              </w:rPr>
              <w:t xml:space="preserve">grammatical control; have </w:t>
            </w:r>
            <w:r w:rsidDel="00000000" w:rsidR="00000000" w:rsidRPr="00000000">
              <w:rPr>
                <w:b w:val="1"/>
                <w:color w:val="00b04f"/>
                <w:rtl w:val="0"/>
              </w:rPr>
              <w:t xml:space="preserve">noticeable       </w:t>
              <w:tab/>
            </w:r>
            <w:r w:rsidDel="00000000" w:rsidR="00000000" w:rsidRPr="00000000">
              <w:rPr>
                <w:b w:val="1"/>
                <w:rtl w:val="0"/>
              </w:rPr>
              <w:t xml:space="preserve">non-systematic errors which </w:t>
            </w:r>
            <w:r w:rsidDel="00000000" w:rsidR="00000000" w:rsidRPr="00000000">
              <w:rPr>
                <w:b w:val="1"/>
                <w:color w:val="00b04f"/>
                <w:rtl w:val="0"/>
              </w:rPr>
              <w:t xml:space="preserve">may have some </w:t>
            </w:r>
            <w:r w:rsidDel="00000000" w:rsidR="00000000" w:rsidRPr="00000000">
              <w:rPr>
                <w:b w:val="1"/>
                <w:rtl w:val="0"/>
              </w:rPr>
              <w:t xml:space="preserve">impact on meaning and readability.</w:t>
            </w:r>
          </w:p>
        </w:tc>
        <w:tc>
          <w:tcPr>
            <w:vMerge w:val="restart"/>
            <w:tcBorders>
              <w:bottom w:color="000000" w:space="0" w:sz="12" w:val="single"/>
              <w:right w:color="000000" w:space="0" w:sz="12" w:val="single"/>
            </w:tcBorders>
            <w:shd w:fill="e2efd9" w:val="clear"/>
            <w:tcMar>
              <w:top w:w="0.0" w:type="dxa"/>
              <w:left w:w="0.0" w:type="dxa"/>
              <w:bottom w:w="0.0" w:type="dxa"/>
              <w:right w:w="0.0" w:type="dxa"/>
            </w:tcMar>
            <w:vAlign w:val="top"/>
          </w:tcPr>
          <w:p w:rsidR="00000000" w:rsidDel="00000000" w:rsidP="00000000" w:rsidRDefault="00000000" w:rsidRPr="00000000" w14:paraId="00000078">
            <w:pPr>
              <w:spacing w:after="200" w:line="278.1818181818182" w:lineRule="auto"/>
              <w:rPr>
                <w:b w:val="1"/>
                <w:color w:val="00b04f"/>
              </w:rPr>
            </w:pPr>
            <w:r w:rsidDel="00000000" w:rsidR="00000000" w:rsidRPr="00000000">
              <w:rPr>
                <w:b w:val="1"/>
                <w:rtl w:val="0"/>
              </w:rPr>
              <w:t xml:space="preserve">Can write with </w:t>
            </w:r>
            <w:r w:rsidDel="00000000" w:rsidR="00000000" w:rsidRPr="00000000">
              <w:rPr>
                <w:b w:val="1"/>
                <w:color w:val="00b04f"/>
                <w:rtl w:val="0"/>
              </w:rPr>
              <w:t xml:space="preserve">acceptable</w:t>
            </w:r>
          </w:p>
          <w:p w:rsidR="00000000" w:rsidDel="00000000" w:rsidP="00000000" w:rsidRDefault="00000000" w:rsidRPr="00000000" w14:paraId="00000079">
            <w:pPr>
              <w:spacing w:before="200" w:lineRule="auto"/>
              <w:ind w:right="100"/>
              <w:rPr>
                <w:b w:val="1"/>
              </w:rPr>
            </w:pPr>
            <w:r w:rsidDel="00000000" w:rsidR="00000000" w:rsidRPr="00000000">
              <w:rPr>
                <w:b w:val="1"/>
                <w:rtl w:val="0"/>
              </w:rPr>
              <w:t xml:space="preserve">grammatical control; have </w:t>
            </w:r>
            <w:r w:rsidDel="00000000" w:rsidR="00000000" w:rsidRPr="00000000">
              <w:rPr>
                <w:b w:val="1"/>
                <w:color w:val="00b04f"/>
                <w:rtl w:val="0"/>
              </w:rPr>
              <w:t xml:space="preserve">many                   </w:t>
              <w:tab/>
              <w:t xml:space="preserve">noticeable </w:t>
            </w:r>
            <w:r w:rsidDel="00000000" w:rsidR="00000000" w:rsidRPr="00000000">
              <w:rPr>
                <w:b w:val="1"/>
                <w:rtl w:val="0"/>
              </w:rPr>
              <w:t xml:space="preserve">non-systematic errors which </w:t>
            </w:r>
            <w:r w:rsidDel="00000000" w:rsidR="00000000" w:rsidRPr="00000000">
              <w:rPr>
                <w:b w:val="1"/>
                <w:color w:val="00b04f"/>
                <w:rtl w:val="0"/>
              </w:rPr>
              <w:t xml:space="preserve">have some </w:t>
            </w:r>
            <w:r w:rsidDel="00000000" w:rsidR="00000000" w:rsidRPr="00000000">
              <w:rPr>
                <w:b w:val="1"/>
                <w:rtl w:val="0"/>
              </w:rPr>
              <w:t xml:space="preserve">impact on meaning and readability.</w:t>
            </w:r>
          </w:p>
        </w:tc>
      </w:tr>
      <w:tr>
        <w:trPr>
          <w:cantSplit w:val="0"/>
          <w:trHeight w:val="420" w:hRule="atLeast"/>
          <w:tblHeader w:val="0"/>
        </w:trPr>
        <w:tc>
          <w:tcPr>
            <w:tcBorders>
              <w:left w:color="000000" w:space="0" w:sz="12" w:val="single"/>
              <w:bottom w:color="000000" w:space="0" w:sz="12" w:val="single"/>
              <w:right w:color="000000" w:space="0" w:sz="12" w:val="single"/>
            </w:tcBorders>
            <w:shd w:fill="e2efd9" w:val="clear"/>
            <w:tcMar>
              <w:top w:w="0.0" w:type="dxa"/>
              <w:left w:w="0.0" w:type="dxa"/>
              <w:bottom w:w="0.0" w:type="dxa"/>
              <w:right w:w="0.0" w:type="dxa"/>
            </w:tcMar>
            <w:vAlign w:val="top"/>
          </w:tcPr>
          <w:p w:rsidR="00000000" w:rsidDel="00000000" w:rsidP="00000000" w:rsidRDefault="00000000" w:rsidRPr="00000000" w14:paraId="0000007A">
            <w:pPr>
              <w:spacing w:line="278.1818181818182" w:lineRule="auto"/>
              <w:jc w:val="center"/>
              <w:rPr>
                <w:b w:val="1"/>
                <w:color w:val="0000cc"/>
              </w:rPr>
            </w:pPr>
            <w:r w:rsidDel="00000000" w:rsidR="00000000" w:rsidRPr="00000000">
              <w:rPr>
                <w:b w:val="1"/>
                <w:color w:val="0000cc"/>
                <w:rtl w:val="0"/>
              </w:rPr>
              <w:t xml:space="preserve">7</w:t>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rPr>
                <w:b w:val="1"/>
              </w:rPr>
            </w:pP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rPr>
                <w:b w:val="1"/>
              </w:rPr>
            </w:pP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rPr>
                <w:b w:val="1"/>
              </w:rPr>
            </w:pP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rPr>
                <w:b w:val="1"/>
              </w:rPr>
            </w:pPr>
            <w:r w:rsidDel="00000000" w:rsidR="00000000" w:rsidRPr="00000000">
              <w:rPr>
                <w:rtl w:val="0"/>
              </w:rPr>
            </w:r>
          </w:p>
        </w:tc>
      </w:tr>
      <w:tr>
        <w:trPr>
          <w:cantSplit w:val="0"/>
          <w:trHeight w:val="270" w:hRule="atLeast"/>
          <w:tblHeader w:val="0"/>
        </w:trPr>
        <w:tc>
          <w:tcPr>
            <w:gridSpan w:val="5"/>
            <w:tcBorders>
              <w:left w:color="000000" w:space="0" w:sz="12" w:val="single"/>
              <w:bottom w:color="000000" w:space="0" w:sz="12" w:val="single"/>
              <w:right w:color="000000" w:space="0" w:sz="12" w:val="single"/>
            </w:tcBorders>
            <w:shd w:fill="fff1cc" w:val="clear"/>
            <w:tcMar>
              <w:top w:w="0.0" w:type="dxa"/>
              <w:left w:w="0.0" w:type="dxa"/>
              <w:bottom w:w="0.0" w:type="dxa"/>
              <w:right w:w="0.0" w:type="dxa"/>
            </w:tcMar>
            <w:vAlign w:val="top"/>
          </w:tcPr>
          <w:p w:rsidR="00000000" w:rsidDel="00000000" w:rsidP="00000000" w:rsidRDefault="00000000" w:rsidRPr="00000000" w14:paraId="0000007F">
            <w:pPr>
              <w:ind w:left="60" w:right="80" w:firstLine="0"/>
              <w:jc w:val="center"/>
              <w:rPr>
                <w:b w:val="1"/>
              </w:rPr>
            </w:pPr>
            <w:r w:rsidDel="00000000" w:rsidR="00000000" w:rsidRPr="00000000">
              <w:rPr>
                <w:b w:val="1"/>
                <w:rtl w:val="0"/>
              </w:rPr>
              <w:t xml:space="preserve">FORMAL STRUCTURE AND ORGANISATION (2 POINTS)</w:t>
            </w:r>
          </w:p>
        </w:tc>
      </w:tr>
      <w:tr>
        <w:trPr>
          <w:cantSplit w:val="0"/>
          <w:trHeight w:val="270" w:hRule="atLeast"/>
          <w:tblHeader w:val="0"/>
        </w:trPr>
        <w:tc>
          <w:tcPr>
            <w:tcBorders>
              <w:left w:color="000000" w:space="0" w:sz="12" w:val="single"/>
              <w:bottom w:color="000000" w:space="0" w:sz="12" w:val="single"/>
              <w:right w:color="000000" w:space="0" w:sz="12" w:val="single"/>
            </w:tcBorders>
            <w:shd w:fill="fff1cc" w:val="clear"/>
            <w:tcMar>
              <w:top w:w="0.0" w:type="dxa"/>
              <w:left w:w="0.0" w:type="dxa"/>
              <w:bottom w:w="0.0" w:type="dxa"/>
              <w:right w:w="0.0" w:type="dxa"/>
            </w:tcMar>
            <w:vAlign w:val="top"/>
          </w:tcPr>
          <w:p w:rsidR="00000000" w:rsidDel="00000000" w:rsidP="00000000" w:rsidRDefault="00000000" w:rsidRPr="00000000" w14:paraId="00000084">
            <w:pPr>
              <w:ind w:right="900"/>
              <w:jc w:val="center"/>
              <w:rPr>
                <w:b w:val="1"/>
              </w:rPr>
            </w:pPr>
            <w:r w:rsidDel="00000000" w:rsidR="00000000" w:rsidRPr="00000000">
              <w:rPr>
                <w:b w:val="1"/>
                <w:rtl w:val="0"/>
              </w:rPr>
              <w:t xml:space="preserve"> </w:t>
            </w:r>
          </w:p>
        </w:tc>
        <w:tc>
          <w:tcPr>
            <w:tcBorders>
              <w:bottom w:color="000000" w:space="0" w:sz="12" w:val="single"/>
              <w:right w:color="000000" w:space="0" w:sz="12" w:val="single"/>
            </w:tcBorders>
            <w:shd w:fill="fff1cc" w:val="clear"/>
            <w:tcMar>
              <w:top w:w="0.0" w:type="dxa"/>
              <w:left w:w="0.0" w:type="dxa"/>
              <w:bottom w:w="0.0" w:type="dxa"/>
              <w:right w:w="0.0" w:type="dxa"/>
            </w:tcMar>
            <w:vAlign w:val="top"/>
          </w:tcPr>
          <w:p w:rsidR="00000000" w:rsidDel="00000000" w:rsidP="00000000" w:rsidRDefault="00000000" w:rsidRPr="00000000" w14:paraId="00000085">
            <w:pPr>
              <w:ind w:left="40" w:right="400" w:firstLine="0"/>
              <w:jc w:val="center"/>
              <w:rPr>
                <w:b w:val="1"/>
              </w:rPr>
            </w:pPr>
            <w:r w:rsidDel="00000000" w:rsidR="00000000" w:rsidRPr="00000000">
              <w:rPr>
                <w:b w:val="1"/>
                <w:rtl w:val="0"/>
              </w:rPr>
              <w:t xml:space="preserve">EXCELLENT (2)</w:t>
            </w:r>
          </w:p>
        </w:tc>
        <w:tc>
          <w:tcPr>
            <w:tcBorders>
              <w:bottom w:color="000000" w:space="0" w:sz="12" w:val="single"/>
              <w:right w:color="000000" w:space="0" w:sz="12" w:val="single"/>
            </w:tcBorders>
            <w:shd w:fill="fff1cc" w:val="clear"/>
            <w:tcMar>
              <w:top w:w="0.0" w:type="dxa"/>
              <w:left w:w="0.0" w:type="dxa"/>
              <w:bottom w:w="0.0" w:type="dxa"/>
              <w:right w:w="0.0" w:type="dxa"/>
            </w:tcMar>
            <w:vAlign w:val="top"/>
          </w:tcPr>
          <w:p w:rsidR="00000000" w:rsidDel="00000000" w:rsidP="00000000" w:rsidRDefault="00000000" w:rsidRPr="00000000" w14:paraId="00000086">
            <w:pPr>
              <w:ind w:left="60" w:right="-20" w:firstLine="0"/>
              <w:jc w:val="center"/>
              <w:rPr>
                <w:b w:val="1"/>
              </w:rPr>
            </w:pPr>
            <w:r w:rsidDel="00000000" w:rsidR="00000000" w:rsidRPr="00000000">
              <w:rPr>
                <w:b w:val="1"/>
                <w:rtl w:val="0"/>
              </w:rPr>
              <w:t xml:space="preserve">EFFECTIVE (1.5)</w:t>
            </w:r>
          </w:p>
        </w:tc>
        <w:tc>
          <w:tcPr>
            <w:tcBorders>
              <w:bottom w:color="000000" w:space="0" w:sz="12" w:val="single"/>
              <w:right w:color="000000" w:space="0" w:sz="12" w:val="single"/>
            </w:tcBorders>
            <w:shd w:fill="fff1cc" w:val="clear"/>
            <w:tcMar>
              <w:top w:w="0.0" w:type="dxa"/>
              <w:left w:w="0.0" w:type="dxa"/>
              <w:bottom w:w="0.0" w:type="dxa"/>
              <w:right w:w="0.0" w:type="dxa"/>
            </w:tcMar>
            <w:vAlign w:val="top"/>
          </w:tcPr>
          <w:p w:rsidR="00000000" w:rsidDel="00000000" w:rsidP="00000000" w:rsidRDefault="00000000" w:rsidRPr="00000000" w14:paraId="00000087">
            <w:pPr>
              <w:ind w:left="40" w:right="260" w:firstLine="0"/>
              <w:jc w:val="center"/>
              <w:rPr>
                <w:b w:val="1"/>
              </w:rPr>
            </w:pPr>
            <w:r w:rsidDel="00000000" w:rsidR="00000000" w:rsidRPr="00000000">
              <w:rPr>
                <w:b w:val="1"/>
                <w:rtl w:val="0"/>
              </w:rPr>
              <w:t xml:space="preserve">SATISFACTORY(1)</w:t>
            </w:r>
          </w:p>
        </w:tc>
        <w:tc>
          <w:tcPr>
            <w:tcBorders>
              <w:bottom w:color="000000" w:space="0" w:sz="12" w:val="single"/>
              <w:right w:color="000000" w:space="0" w:sz="12" w:val="single"/>
            </w:tcBorders>
            <w:shd w:fill="fff1cc" w:val="clear"/>
            <w:tcMar>
              <w:top w:w="0.0" w:type="dxa"/>
              <w:left w:w="0.0" w:type="dxa"/>
              <w:bottom w:w="0.0" w:type="dxa"/>
              <w:right w:w="0.0" w:type="dxa"/>
            </w:tcMar>
            <w:vAlign w:val="top"/>
          </w:tcPr>
          <w:p w:rsidR="00000000" w:rsidDel="00000000" w:rsidP="00000000" w:rsidRDefault="00000000" w:rsidRPr="00000000" w14:paraId="00000088">
            <w:pPr>
              <w:ind w:left="60" w:right="80" w:firstLine="0"/>
              <w:jc w:val="center"/>
              <w:rPr>
                <w:b w:val="1"/>
              </w:rPr>
            </w:pPr>
            <w:r w:rsidDel="00000000" w:rsidR="00000000" w:rsidRPr="00000000">
              <w:rPr>
                <w:b w:val="1"/>
                <w:rtl w:val="0"/>
              </w:rPr>
              <w:t xml:space="preserve">FUNCTIONAL (0.5)</w:t>
            </w:r>
          </w:p>
        </w:tc>
      </w:tr>
      <w:tr>
        <w:trPr>
          <w:cantSplit w:val="0"/>
          <w:trHeight w:val="780" w:hRule="atLeast"/>
          <w:tblHeader w:val="0"/>
        </w:trPr>
        <w:tc>
          <w:tcPr>
            <w:tcBorders>
              <w:left w:color="000000" w:space="0" w:sz="12" w:val="single"/>
              <w:bottom w:color="000000" w:space="0" w:sz="12" w:val="single"/>
              <w:right w:color="000000" w:space="0" w:sz="12" w:val="single"/>
            </w:tcBorders>
            <w:shd w:fill="fff1cc" w:val="clear"/>
            <w:tcMar>
              <w:top w:w="0.0" w:type="dxa"/>
              <w:left w:w="0.0" w:type="dxa"/>
              <w:bottom w:w="0.0" w:type="dxa"/>
              <w:right w:w="0.0" w:type="dxa"/>
            </w:tcMar>
            <w:vAlign w:val="top"/>
          </w:tcPr>
          <w:p w:rsidR="00000000" w:rsidDel="00000000" w:rsidP="00000000" w:rsidRDefault="00000000" w:rsidRPr="00000000" w14:paraId="00000089">
            <w:pPr>
              <w:ind w:right="-60"/>
              <w:jc w:val="center"/>
              <w:rPr>
                <w:b w:val="1"/>
              </w:rPr>
            </w:pPr>
            <w:r w:rsidDel="00000000" w:rsidR="00000000" w:rsidRPr="00000000">
              <w:rPr>
                <w:b w:val="1"/>
                <w:rtl w:val="0"/>
              </w:rPr>
              <w:t xml:space="preserve">CITATION AND REFERENCING</w:t>
            </w:r>
          </w:p>
        </w:tc>
        <w:tc>
          <w:tcPr>
            <w:vMerge w:val="restart"/>
            <w:tcBorders>
              <w:bottom w:color="000000" w:space="0" w:sz="12" w:val="single"/>
              <w:right w:color="000000" w:space="0" w:sz="12" w:val="single"/>
            </w:tcBorders>
            <w:shd w:fill="fff1cc" w:val="clear"/>
            <w:tcMar>
              <w:top w:w="0.0" w:type="dxa"/>
              <w:left w:w="0.0" w:type="dxa"/>
              <w:bottom w:w="0.0" w:type="dxa"/>
              <w:right w:w="0.0" w:type="dxa"/>
            </w:tcMar>
            <w:vAlign w:val="top"/>
          </w:tcPr>
          <w:p w:rsidR="00000000" w:rsidDel="00000000" w:rsidP="00000000" w:rsidRDefault="00000000" w:rsidRPr="00000000" w14:paraId="0000008A">
            <w:pPr>
              <w:ind w:left="40" w:right="400" w:firstLine="0"/>
              <w:rPr>
                <w:b w:val="1"/>
              </w:rPr>
            </w:pPr>
            <w:r w:rsidDel="00000000" w:rsidR="00000000" w:rsidRPr="00000000">
              <w:rPr>
                <w:b w:val="1"/>
                <w:rtl w:val="0"/>
              </w:rPr>
              <w:t xml:space="preserve">Can </w:t>
            </w:r>
            <w:r w:rsidDel="00000000" w:rsidR="00000000" w:rsidRPr="00000000">
              <w:rPr>
                <w:b w:val="1"/>
                <w:color w:val="00b04f"/>
                <w:rtl w:val="0"/>
              </w:rPr>
              <w:t xml:space="preserve">successfully </w:t>
            </w:r>
            <w:r w:rsidDel="00000000" w:rsidR="00000000" w:rsidRPr="00000000">
              <w:rPr>
                <w:b w:val="1"/>
                <w:rtl w:val="0"/>
              </w:rPr>
              <w:t xml:space="preserve">reference sources using correct APA format </w:t>
            </w:r>
            <w:r w:rsidDel="00000000" w:rsidR="00000000" w:rsidRPr="00000000">
              <w:rPr>
                <w:b w:val="1"/>
                <w:color w:val="00b04f"/>
                <w:rtl w:val="0"/>
              </w:rPr>
              <w:t xml:space="preserve">with no errors</w:t>
            </w:r>
            <w:r w:rsidDel="00000000" w:rsidR="00000000" w:rsidRPr="00000000">
              <w:rPr>
                <w:b w:val="1"/>
                <w:rtl w:val="0"/>
              </w:rPr>
              <w:t xml:space="preserve">.</w:t>
            </w:r>
          </w:p>
        </w:tc>
        <w:tc>
          <w:tcPr>
            <w:vMerge w:val="restart"/>
            <w:tcBorders>
              <w:bottom w:color="000000" w:space="0" w:sz="12" w:val="single"/>
              <w:right w:color="000000" w:space="0" w:sz="12" w:val="single"/>
            </w:tcBorders>
            <w:shd w:fill="fff1cc" w:val="clear"/>
            <w:tcMar>
              <w:top w:w="0.0" w:type="dxa"/>
              <w:left w:w="0.0" w:type="dxa"/>
              <w:bottom w:w="0.0" w:type="dxa"/>
              <w:right w:w="0.0" w:type="dxa"/>
            </w:tcMar>
            <w:vAlign w:val="top"/>
          </w:tcPr>
          <w:p w:rsidR="00000000" w:rsidDel="00000000" w:rsidP="00000000" w:rsidRDefault="00000000" w:rsidRPr="00000000" w14:paraId="0000008B">
            <w:pPr>
              <w:ind w:left="60" w:right="-20" w:firstLine="0"/>
              <w:rPr>
                <w:b w:val="1"/>
              </w:rPr>
            </w:pPr>
            <w:r w:rsidDel="00000000" w:rsidR="00000000" w:rsidRPr="00000000">
              <w:rPr>
                <w:b w:val="1"/>
                <w:rtl w:val="0"/>
              </w:rPr>
              <w:t xml:space="preserve">Can </w:t>
            </w:r>
            <w:r w:rsidDel="00000000" w:rsidR="00000000" w:rsidRPr="00000000">
              <w:rPr>
                <w:b w:val="1"/>
                <w:color w:val="00b04f"/>
                <w:rtl w:val="0"/>
              </w:rPr>
              <w:t xml:space="preserve">appropriately </w:t>
            </w:r>
            <w:r w:rsidDel="00000000" w:rsidR="00000000" w:rsidRPr="00000000">
              <w:rPr>
                <w:b w:val="1"/>
                <w:rtl w:val="0"/>
              </w:rPr>
              <w:t xml:space="preserve">acknowledge sources with </w:t>
            </w:r>
            <w:r w:rsidDel="00000000" w:rsidR="00000000" w:rsidRPr="00000000">
              <w:rPr>
                <w:b w:val="1"/>
                <w:color w:val="00b04f"/>
                <w:rtl w:val="0"/>
              </w:rPr>
              <w:t xml:space="preserve">full reference details </w:t>
            </w:r>
            <w:r w:rsidDel="00000000" w:rsidR="00000000" w:rsidRPr="00000000">
              <w:rPr>
                <w:b w:val="1"/>
                <w:rtl w:val="0"/>
              </w:rPr>
              <w:t xml:space="preserve">using correct APA format, </w:t>
            </w:r>
            <w:r w:rsidDel="00000000" w:rsidR="00000000" w:rsidRPr="00000000">
              <w:rPr>
                <w:b w:val="1"/>
                <w:color w:val="00b04f"/>
                <w:rtl w:val="0"/>
              </w:rPr>
              <w:t xml:space="preserve">inconsistencies may occur</w:t>
            </w:r>
            <w:r w:rsidDel="00000000" w:rsidR="00000000" w:rsidRPr="00000000">
              <w:rPr>
                <w:b w:val="1"/>
                <w:rtl w:val="0"/>
              </w:rPr>
              <w:t xml:space="preserve">.</w:t>
            </w:r>
          </w:p>
        </w:tc>
        <w:tc>
          <w:tcPr>
            <w:vMerge w:val="restart"/>
            <w:tcBorders>
              <w:bottom w:color="000000" w:space="0" w:sz="12" w:val="single"/>
              <w:right w:color="000000" w:space="0" w:sz="12" w:val="single"/>
            </w:tcBorders>
            <w:shd w:fill="fff1cc" w:val="clear"/>
            <w:tcMar>
              <w:top w:w="0.0" w:type="dxa"/>
              <w:left w:w="0.0" w:type="dxa"/>
              <w:bottom w:w="0.0" w:type="dxa"/>
              <w:right w:w="0.0" w:type="dxa"/>
            </w:tcMar>
            <w:vAlign w:val="top"/>
          </w:tcPr>
          <w:p w:rsidR="00000000" w:rsidDel="00000000" w:rsidP="00000000" w:rsidRDefault="00000000" w:rsidRPr="00000000" w14:paraId="0000008C">
            <w:pPr>
              <w:ind w:left="40" w:right="260" w:firstLine="0"/>
              <w:rPr>
                <w:b w:val="1"/>
              </w:rPr>
            </w:pPr>
            <w:r w:rsidDel="00000000" w:rsidR="00000000" w:rsidRPr="00000000">
              <w:rPr>
                <w:b w:val="1"/>
                <w:rtl w:val="0"/>
              </w:rPr>
              <w:t xml:space="preserve">Can </w:t>
            </w:r>
            <w:r w:rsidDel="00000000" w:rsidR="00000000" w:rsidRPr="00000000">
              <w:rPr>
                <w:b w:val="1"/>
                <w:color w:val="00b04f"/>
                <w:rtl w:val="0"/>
              </w:rPr>
              <w:t xml:space="preserve">satisfactorily </w:t>
            </w:r>
            <w:r w:rsidDel="00000000" w:rsidR="00000000" w:rsidRPr="00000000">
              <w:rPr>
                <w:b w:val="1"/>
                <w:rtl w:val="0"/>
              </w:rPr>
              <w:t xml:space="preserve">acknowledge sources with </w:t>
            </w:r>
            <w:r w:rsidDel="00000000" w:rsidR="00000000" w:rsidRPr="00000000">
              <w:rPr>
                <w:b w:val="1"/>
                <w:color w:val="00b04f"/>
                <w:rtl w:val="0"/>
              </w:rPr>
              <w:t xml:space="preserve">bare reference details </w:t>
            </w:r>
            <w:r w:rsidDel="00000000" w:rsidR="00000000" w:rsidRPr="00000000">
              <w:rPr>
                <w:b w:val="1"/>
                <w:rtl w:val="0"/>
              </w:rPr>
              <w:t xml:space="preserve">using APA format with </w:t>
            </w:r>
            <w:r w:rsidDel="00000000" w:rsidR="00000000" w:rsidRPr="00000000">
              <w:rPr>
                <w:b w:val="1"/>
                <w:color w:val="00b04f"/>
                <w:rtl w:val="0"/>
              </w:rPr>
              <w:t xml:space="preserve">some inconsistencies</w:t>
            </w:r>
            <w:r w:rsidDel="00000000" w:rsidR="00000000" w:rsidRPr="00000000">
              <w:rPr>
                <w:b w:val="1"/>
                <w:rtl w:val="0"/>
              </w:rPr>
              <w:t xml:space="preserve">.</w:t>
            </w:r>
          </w:p>
        </w:tc>
        <w:tc>
          <w:tcPr>
            <w:vMerge w:val="restart"/>
            <w:tcBorders>
              <w:bottom w:color="000000" w:space="0" w:sz="12" w:val="single"/>
              <w:right w:color="000000" w:space="0" w:sz="12" w:val="single"/>
            </w:tcBorders>
            <w:shd w:fill="fff1cc" w:val="clear"/>
            <w:tcMar>
              <w:top w:w="0.0" w:type="dxa"/>
              <w:left w:w="0.0" w:type="dxa"/>
              <w:bottom w:w="0.0" w:type="dxa"/>
              <w:right w:w="0.0" w:type="dxa"/>
            </w:tcMar>
            <w:vAlign w:val="top"/>
          </w:tcPr>
          <w:p w:rsidR="00000000" w:rsidDel="00000000" w:rsidP="00000000" w:rsidRDefault="00000000" w:rsidRPr="00000000" w14:paraId="0000008D">
            <w:pPr>
              <w:ind w:left="60" w:right="80" w:firstLine="0"/>
              <w:rPr>
                <w:b w:val="1"/>
              </w:rPr>
            </w:pPr>
            <w:r w:rsidDel="00000000" w:rsidR="00000000" w:rsidRPr="00000000">
              <w:rPr>
                <w:b w:val="1"/>
                <w:rtl w:val="0"/>
              </w:rPr>
              <w:t xml:space="preserve">Acknowledge sources </w:t>
            </w:r>
            <w:r w:rsidDel="00000000" w:rsidR="00000000" w:rsidRPr="00000000">
              <w:rPr>
                <w:b w:val="1"/>
                <w:color w:val="00b04f"/>
                <w:rtl w:val="0"/>
              </w:rPr>
              <w:t xml:space="preserve">without </w:t>
            </w:r>
            <w:r w:rsidDel="00000000" w:rsidR="00000000" w:rsidRPr="00000000">
              <w:rPr>
                <w:b w:val="1"/>
                <w:rtl w:val="0"/>
              </w:rPr>
              <w:t xml:space="preserve">using APA format.</w:t>
            </w:r>
          </w:p>
        </w:tc>
      </w:tr>
      <w:tr>
        <w:trPr>
          <w:cantSplit w:val="0"/>
          <w:trHeight w:val="270" w:hRule="atLeast"/>
          <w:tblHeader w:val="0"/>
        </w:trPr>
        <w:tc>
          <w:tcPr>
            <w:tcBorders>
              <w:left w:color="000000" w:space="0" w:sz="12" w:val="single"/>
              <w:bottom w:color="000000" w:space="0" w:sz="12" w:val="single"/>
              <w:right w:color="000000" w:space="0" w:sz="12" w:val="single"/>
            </w:tcBorders>
            <w:shd w:fill="fff1cc" w:val="clear"/>
            <w:tcMar>
              <w:top w:w="0.0" w:type="dxa"/>
              <w:left w:w="0.0" w:type="dxa"/>
              <w:bottom w:w="0.0" w:type="dxa"/>
              <w:right w:w="0.0" w:type="dxa"/>
            </w:tcMar>
            <w:vAlign w:val="top"/>
          </w:tcPr>
          <w:p w:rsidR="00000000" w:rsidDel="00000000" w:rsidP="00000000" w:rsidRDefault="00000000" w:rsidRPr="00000000" w14:paraId="0000008E">
            <w:pPr>
              <w:ind w:right="-60"/>
              <w:jc w:val="center"/>
              <w:rPr>
                <w:b w:val="1"/>
                <w:color w:val="0000cc"/>
              </w:rPr>
            </w:pPr>
            <w:r w:rsidDel="00000000" w:rsidR="00000000" w:rsidRPr="00000000">
              <w:rPr>
                <w:b w:val="1"/>
                <w:color w:val="0000cc"/>
                <w:rtl w:val="0"/>
              </w:rPr>
              <w:t xml:space="preserve">1</w:t>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rPr>
                <w:b w:val="1"/>
              </w:rPr>
            </w:pP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rPr>
                <w:b w:val="1"/>
              </w:rPr>
            </w:pP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rPr>
                <w:b w:val="1"/>
              </w:rPr>
            </w:pP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rPr>
                <w:b w:val="1"/>
              </w:rPr>
            </w:pPr>
            <w:r w:rsidDel="00000000" w:rsidR="00000000" w:rsidRPr="00000000">
              <w:rPr>
                <w:rtl w:val="0"/>
              </w:rPr>
            </w:r>
          </w:p>
        </w:tc>
      </w:tr>
      <w:tr>
        <w:trPr>
          <w:cantSplit w:val="0"/>
          <w:trHeight w:val="315" w:hRule="atLeast"/>
          <w:tblHeader w:val="0"/>
        </w:trPr>
        <w:tc>
          <w:tcPr>
            <w:tcBorders>
              <w:left w:color="000000" w:space="0" w:sz="12" w:val="single"/>
              <w:bottom w:color="000000" w:space="0" w:sz="12" w:val="single"/>
              <w:right w:color="000000" w:space="0" w:sz="12" w:val="single"/>
            </w:tcBorders>
            <w:shd w:fill="auto" w:val="clear"/>
            <w:tcMar>
              <w:top w:w="0.0" w:type="dxa"/>
              <w:left w:w="0.0" w:type="dxa"/>
              <w:bottom w:w="0.0" w:type="dxa"/>
              <w:right w:w="0.0" w:type="dxa"/>
            </w:tcMar>
            <w:vAlign w:val="top"/>
          </w:tcPr>
          <w:p w:rsidR="00000000" w:rsidDel="00000000" w:rsidP="00000000" w:rsidRDefault="00000000" w:rsidRPr="00000000" w14:paraId="00000093">
            <w:pPr>
              <w:ind w:right="-60"/>
              <w:jc w:val="center"/>
              <w:rPr>
                <w:b w:val="1"/>
              </w:rPr>
            </w:pPr>
            <w:r w:rsidDel="00000000" w:rsidR="00000000" w:rsidRPr="00000000">
              <w:rPr>
                <w:b w:val="1"/>
                <w:rtl w:val="0"/>
              </w:rPr>
              <w:t xml:space="preserve">TOTAL MARKS</w:t>
            </w:r>
          </w:p>
        </w:tc>
        <w:tc>
          <w:tcPr>
            <w:gridSpan w:val="4"/>
            <w:tcBorders>
              <w:bottom w:color="000000" w:space="0" w:sz="12" w:val="single"/>
              <w:right w:color="000000" w:space="0" w:sz="12" w:val="single"/>
            </w:tcBorders>
            <w:shd w:fill="auto" w:val="clear"/>
            <w:tcMar>
              <w:top w:w="0.0" w:type="dxa"/>
              <w:left w:w="0.0" w:type="dxa"/>
              <w:bottom w:w="0.0" w:type="dxa"/>
              <w:right w:w="0.0" w:type="dxa"/>
            </w:tcMar>
            <w:vAlign w:val="top"/>
          </w:tcPr>
          <w:p w:rsidR="00000000" w:rsidDel="00000000" w:rsidP="00000000" w:rsidRDefault="00000000" w:rsidRPr="00000000" w14:paraId="00000094">
            <w:pPr>
              <w:ind w:left="60" w:right="80" w:firstLine="0"/>
              <w:jc w:val="center"/>
              <w:rPr>
                <w:b w:val="1"/>
                <w:color w:val="c00000"/>
              </w:rPr>
            </w:pPr>
            <w:r w:rsidDel="00000000" w:rsidR="00000000" w:rsidRPr="00000000">
              <w:rPr>
                <w:b w:val="1"/>
                <w:color w:val="c00000"/>
                <w:rtl w:val="0"/>
              </w:rPr>
              <w:t xml:space="preserve">15</w:t>
            </w:r>
          </w:p>
        </w:tc>
      </w:tr>
    </w:tbl>
    <w:p w:rsidR="00000000" w:rsidDel="00000000" w:rsidP="00000000" w:rsidRDefault="00000000" w:rsidRPr="00000000" w14:paraId="00000098">
      <w:pPr>
        <w:spacing w:after="200" w:before="200" w:lineRule="auto"/>
        <w:rPr>
          <w:b w:val="1"/>
        </w:rPr>
      </w:pPr>
      <w:r w:rsidDel="00000000" w:rsidR="00000000" w:rsidRPr="00000000">
        <w:rPr>
          <w:b w:val="1"/>
          <w:rtl w:val="0"/>
        </w:rPr>
        <w:t xml:space="preserve"> </w:t>
      </w:r>
      <w:r w:rsidDel="00000000" w:rsidR="00000000" w:rsidRPr="00000000">
        <w:rPr>
          <w:rtl w:val="0"/>
        </w:rPr>
      </w:r>
    </w:p>
    <w:sectPr>
      <w:pgSz w:h="11906" w:w="16838" w:orient="landscape"/>
      <w:pgMar w:bottom="720" w:top="720" w:left="1361" w:right="1361"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UZAINI BINTI IBRAHIM AB" w:id="1" w:date="2025-07-02T08:31:05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 transition</w:t>
      </w:r>
    </w:p>
  </w:comment>
  <w:comment w:author="RUZAINI BINTI IBRAHIM AB" w:id="4" w:date="2025-07-02T08:32:10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Structure are still similar to original sentence</w:t>
      </w:r>
    </w:p>
  </w:comment>
  <w:comment w:author="RUZAINI BINTI IBRAHIM AB" w:id="6" w:date="2025-07-02T08:23:46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proper APA Reference formatting- References should be in alphabetical order</w:t>
      </w:r>
    </w:p>
  </w:comment>
  <w:comment w:author="LING YU QIAN" w:id="5" w:date="2025-07-02T09:07:21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 changing the structure of sentence</w:t>
      </w:r>
    </w:p>
  </w:comment>
  <w:comment w:author="RUZAINI BINTI IBRAHIM AB" w:id="2" w:date="2025-07-02T08:29:54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Structure are still similar to original sentence</w:t>
      </w:r>
    </w:p>
  </w:comment>
  <w:comment w:author="LING YU QIAN" w:id="7" w:date="2025-07-02T09:11:58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 adding reference and arrange according to alphabetical order</w:t>
      </w:r>
    </w:p>
  </w:comment>
  <w:comment w:author="LING YU QIAN" w:id="8" w:date="2025-07-02T09:12:01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LING YU QIAN" w:id="9" w:date="2025-07-02T09:12:19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RUZAINI BINTI IBRAHIM AB" w:id="0" w:date="2025-07-02T08:27:40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source is not mentioned in your reference list. Please include the full reference</w:t>
      </w:r>
    </w:p>
  </w:comment>
  <w:comment w:author="LING YU QIAN" w:id="3" w:date="2025-07-02T09:10:54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 changing structure of sentence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9" w15:done="0"/>
  <w15:commentEx w15:paraId="0000009A" w15:done="0"/>
  <w15:commentEx w15:paraId="0000009B" w15:done="0"/>
  <w15:commentEx w15:paraId="0000009C" w15:done="0"/>
  <w15:commentEx w15:paraId="0000009D" w15:done="0"/>
  <w15:commentEx w15:paraId="0000009E" w15:done="0"/>
  <w15:commentEx w15:paraId="0000009F" w15:paraIdParent="0000009E" w15:done="0"/>
  <w15:commentEx w15:paraId="000000A0" w15:paraIdParent="0000009E" w15:done="0"/>
  <w15:commentEx w15:paraId="000000A1" w15:done="0"/>
  <w15:commentEx w15:paraId="000000A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86A92"/>
    <w:pPr>
      <w:spacing w:after="0" w:line="240" w:lineRule="auto"/>
    </w:pPr>
    <w:rPr>
      <w:rFonts w:ascii="Calibri" w:cs="Calibri" w:eastAsia="Calibri" w:hAnsi="Calibri"/>
      <w:kern w:val="0"/>
      <w:sz w:val="24"/>
      <w:szCs w:val="24"/>
      <w:lang w:eastAsia="en-MY" w:val="en-US"/>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86A92"/>
    <w:pPr>
      <w:ind w:left="720"/>
      <w:contextualSpacing w:val="1"/>
    </w:pPr>
  </w:style>
  <w:style w:type="table" w:styleId="GridTable5Dark-Accent1">
    <w:name w:val="Grid Table 5 Dark Accent 1"/>
    <w:basedOn w:val="TableNormal"/>
    <w:uiPriority w:val="50"/>
    <w:rsid w:val="00B86A92"/>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472c4"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472c4" w:themeFill="accent1" w:val="clear"/>
      </w:tcPr>
    </w:tblStylePr>
    <w:tblStylePr w:type="band1Vert">
      <w:tblPr/>
      <w:tcPr>
        <w:shd w:color="auto" w:fill="b4c6e7" w:themeFill="accent1" w:themeFillTint="000066" w:val="clear"/>
      </w:tcPr>
    </w:tblStylePr>
    <w:tblStylePr w:type="band1Horz">
      <w:tblPr/>
      <w:tcPr>
        <w:shd w:color="auto" w:fill="b4c6e7" w:themeFill="accent1" w:themeFillTint="000066" w:val="clear"/>
      </w:tcPr>
    </w:tblStylePr>
  </w:style>
  <w:style w:type="table" w:styleId="GridTable5Dark-Accent4">
    <w:name w:val="Grid Table 5 Dark Accent 4"/>
    <w:basedOn w:val="TableNormal"/>
    <w:uiPriority w:val="50"/>
    <w:rsid w:val="00B86A92"/>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fc000" w:themeFill="accent4"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fc000" w:themeFill="accent4"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fc000" w:themeFill="accent4"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fc000" w:themeFill="accent4" w:val="clear"/>
      </w:tcPr>
    </w:tblStylePr>
    <w:tblStylePr w:type="band1Vert">
      <w:tblPr/>
      <w:tcPr>
        <w:shd w:color="auto" w:fill="ffe599" w:themeFill="accent4" w:themeFillTint="000066" w:val="clear"/>
      </w:tcPr>
    </w:tblStylePr>
    <w:tblStylePr w:type="band1Horz">
      <w:tblPr/>
      <w:tcPr>
        <w:shd w:color="auto" w:fill="ffe599" w:themeFill="accent4" w:themeFillTint="000066" w:val="clear"/>
      </w:tcPr>
    </w:tblStylePr>
  </w:style>
  <w:style w:type="table" w:styleId="PlainTable4">
    <w:name w:val="Plain Table 4"/>
    <w:basedOn w:val="TableNormal"/>
    <w:uiPriority w:val="44"/>
    <w:rsid w:val="00B86A92"/>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GridTable5Dark-Accent6">
    <w:name w:val="Grid Table 5 Dark Accent 6"/>
    <w:basedOn w:val="TableNormal"/>
    <w:uiPriority w:val="50"/>
    <w:rsid w:val="00B86A92"/>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70ad47"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70ad47"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70ad47"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70ad47" w:themeFill="accent6" w:val="clear"/>
      </w:tcPr>
    </w:tblStylePr>
    <w:tblStylePr w:type="band1Vert">
      <w:tblPr/>
      <w:tcPr>
        <w:shd w:color="auto" w:fill="c5e0b3" w:themeFill="accent6" w:themeFillTint="000066" w:val="clear"/>
      </w:tcPr>
    </w:tblStylePr>
    <w:tblStylePr w:type="band1Horz">
      <w:tblPr/>
      <w:tcPr>
        <w:shd w:color="auto" w:fill="c5e0b3" w:themeFill="accent6" w:themeFillTint="000066" w:val="clear"/>
      </w:tcPr>
    </w:tblStylePr>
  </w:style>
  <w:style w:type="character" w:styleId="highlighter-ext" w:customStyle="1">
    <w:name w:val="highlighter-ext"/>
    <w:basedOn w:val="DefaultParagraphFont"/>
    <w:rsid w:val="000928F8"/>
  </w:style>
  <w:style w:type="character" w:styleId="Hyperlink">
    <w:name w:val="Hyperlink"/>
    <w:basedOn w:val="DefaultParagraphFont"/>
    <w:uiPriority w:val="99"/>
    <w:unhideWhenUsed w:val="1"/>
    <w:rsid w:val="000928F8"/>
    <w:rPr>
      <w:color w:val="0000ff"/>
      <w:u w:val="single"/>
    </w:rPr>
  </w:style>
  <w:style w:type="table" w:styleId="GridTable5Dark-Accent5">
    <w:name w:val="Grid Table 5 Dark Accent 5"/>
    <w:basedOn w:val="TableNormal"/>
    <w:uiPriority w:val="50"/>
    <w:rsid w:val="00CC39BD"/>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5b9bd5"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5b9bd5"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5b9bd5"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5b9bd5" w:themeFill="accent5" w:val="clear"/>
      </w:tcPr>
    </w:tblStylePr>
    <w:tblStylePr w:type="band1Vert">
      <w:tblPr/>
      <w:tcPr>
        <w:shd w:color="auto" w:fill="bdd6ee" w:themeFill="accent5" w:themeFillTint="000066" w:val="clear"/>
      </w:tcPr>
    </w:tblStylePr>
    <w:tblStylePr w:type="band1Horz">
      <w:tblPr/>
      <w:tcPr>
        <w:shd w:color="auto" w:fill="bdd6ee" w:themeFill="accent5" w:themeFillTint="000066" w:val="clear"/>
      </w:tcPr>
    </w:tblStylePr>
  </w:style>
  <w:style w:type="character" w:styleId="UnresolvedMention">
    <w:name w:val="Unresolved Mention"/>
    <w:basedOn w:val="DefaultParagraphFont"/>
    <w:uiPriority w:val="99"/>
    <w:semiHidden w:val="1"/>
    <w:unhideWhenUsed w:val="1"/>
    <w:rsid w:val="00C02E4F"/>
    <w:rPr>
      <w:color w:val="605e5c"/>
      <w:shd w:color="auto" w:fill="e1dfdd" w:val="clear"/>
    </w:rPr>
  </w:style>
  <w:style w:type="character" w:styleId="FollowedHyperlink">
    <w:name w:val="FollowedHyperlink"/>
    <w:basedOn w:val="DefaultParagraphFont"/>
    <w:uiPriority w:val="99"/>
    <w:semiHidden w:val="1"/>
    <w:unhideWhenUsed w:val="1"/>
    <w:rsid w:val="00C02E4F"/>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deebf6" w:val="clear"/>
    </w:tcPr>
    <w:tblStylePr w:type="band1Horz">
      <w:tcPr>
        <w:shd w:fill="bdd7ee" w:val="clear"/>
      </w:tcPr>
    </w:tblStylePr>
    <w:tblStylePr w:type="band1Vert">
      <w:tcPr>
        <w:shd w:fill="bdd7ee"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5b9bd5"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5b9bd5"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5b9bd5"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5b9bd5" w:val="clear"/>
      </w:tcPr>
    </w:tblStyle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20414/sangkep.v7i2.11159" TargetMode="External"/><Relationship Id="rId10" Type="http://schemas.openxmlformats.org/officeDocument/2006/relationships/image" Target="media/image6.png"/><Relationship Id="rId13" Type="http://schemas.openxmlformats.org/officeDocument/2006/relationships/hyperlink" Target="https://doi.org/10.20414/sangkep.v7i2.11159" TargetMode="External"/><Relationship Id="rId12" Type="http://schemas.openxmlformats.org/officeDocument/2006/relationships/hyperlink" Target="https://doi.org/10.20414/sangkep.v7i2.1115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elearning.utm.my/24252/user/view.php?id=15035&amp;course=2179" TargetMode="External"/><Relationship Id="rId15" Type="http://schemas.openxmlformats.org/officeDocument/2006/relationships/hyperlink" Target="https://doi.org/10.51278/bec.v1i1.411" TargetMode="External"/><Relationship Id="rId14" Type="http://schemas.openxmlformats.org/officeDocument/2006/relationships/hyperlink" Target="http://icmieproceedings.org/index.php/icmie/article/view/33/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IiiQ3gh1ruzMyCZhy2aJJgS3EQ==">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2025-05-16T05:56:00Z</dcterms:created>
  <dc:creator>Ruzaini Ibrahim</dc:creator>
</cp:coreProperties>
</file>